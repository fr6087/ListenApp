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3161403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8F03036" w14:textId="71C36F85" w:rsidR="00C36396" w:rsidRDefault="00C36396">
          <w:pPr>
            <w:pStyle w:val="Inhaltsverzeichnisberschrift"/>
          </w:pPr>
          <w:r>
            <w:t>Inhalt</w:t>
          </w:r>
        </w:p>
        <w:p w14:paraId="2D62C16E" w14:textId="5134027C" w:rsidR="00C36396" w:rsidRDefault="00C36396">
          <w:pPr>
            <w:pStyle w:val="Verzeichnis1"/>
            <w:tabs>
              <w:tab w:val="right" w:leader="dot" w:pos="9062"/>
            </w:tabs>
            <w:rPr>
              <w:noProof/>
            </w:rPr>
          </w:pPr>
          <w:r>
            <w:fldChar w:fldCharType="begin"/>
          </w:r>
          <w:r>
            <w:instrText xml:space="preserve"> TOC \o "1-3" \h \z \u </w:instrText>
          </w:r>
          <w:r>
            <w:fldChar w:fldCharType="separate"/>
          </w:r>
          <w:hyperlink w:anchor="_Toc503371362" w:history="1">
            <w:r w:rsidRPr="00386769">
              <w:rPr>
                <w:rStyle w:val="Hyperlink"/>
                <w:b/>
                <w:noProof/>
              </w:rPr>
              <w:t>Projektzielsetzung</w:t>
            </w:r>
            <w:r>
              <w:rPr>
                <w:noProof/>
                <w:webHidden/>
              </w:rPr>
              <w:tab/>
            </w:r>
            <w:r>
              <w:rPr>
                <w:noProof/>
                <w:webHidden/>
              </w:rPr>
              <w:fldChar w:fldCharType="begin"/>
            </w:r>
            <w:r>
              <w:rPr>
                <w:noProof/>
                <w:webHidden/>
              </w:rPr>
              <w:instrText xml:space="preserve"> PAGEREF _Toc503371362 \h </w:instrText>
            </w:r>
            <w:r>
              <w:rPr>
                <w:noProof/>
                <w:webHidden/>
              </w:rPr>
            </w:r>
            <w:r>
              <w:rPr>
                <w:noProof/>
                <w:webHidden/>
              </w:rPr>
              <w:fldChar w:fldCharType="separate"/>
            </w:r>
            <w:r>
              <w:rPr>
                <w:noProof/>
                <w:webHidden/>
              </w:rPr>
              <w:t>1</w:t>
            </w:r>
            <w:r>
              <w:rPr>
                <w:noProof/>
                <w:webHidden/>
              </w:rPr>
              <w:fldChar w:fldCharType="end"/>
            </w:r>
          </w:hyperlink>
        </w:p>
        <w:p w14:paraId="40A3757F" w14:textId="3979CC6F" w:rsidR="00C36396" w:rsidRDefault="00C36396">
          <w:pPr>
            <w:pStyle w:val="Verzeichnis2"/>
            <w:tabs>
              <w:tab w:val="right" w:leader="dot" w:pos="9062"/>
            </w:tabs>
            <w:rPr>
              <w:noProof/>
            </w:rPr>
          </w:pPr>
          <w:hyperlink w:anchor="_Toc503371363" w:history="1">
            <w:r w:rsidRPr="00386769">
              <w:rPr>
                <w:rStyle w:val="Hyperlink"/>
                <w:b/>
                <w:noProof/>
              </w:rPr>
              <w:t>Sprachsteuerung einer HTML5-Seite</w:t>
            </w:r>
            <w:r>
              <w:rPr>
                <w:noProof/>
                <w:webHidden/>
              </w:rPr>
              <w:tab/>
            </w:r>
            <w:r>
              <w:rPr>
                <w:noProof/>
                <w:webHidden/>
              </w:rPr>
              <w:fldChar w:fldCharType="begin"/>
            </w:r>
            <w:r>
              <w:rPr>
                <w:noProof/>
                <w:webHidden/>
              </w:rPr>
              <w:instrText xml:space="preserve"> PAGEREF _Toc503371363 \h </w:instrText>
            </w:r>
            <w:r>
              <w:rPr>
                <w:noProof/>
                <w:webHidden/>
              </w:rPr>
            </w:r>
            <w:r>
              <w:rPr>
                <w:noProof/>
                <w:webHidden/>
              </w:rPr>
              <w:fldChar w:fldCharType="separate"/>
            </w:r>
            <w:r>
              <w:rPr>
                <w:noProof/>
                <w:webHidden/>
              </w:rPr>
              <w:t>1</w:t>
            </w:r>
            <w:r>
              <w:rPr>
                <w:noProof/>
                <w:webHidden/>
              </w:rPr>
              <w:fldChar w:fldCharType="end"/>
            </w:r>
          </w:hyperlink>
        </w:p>
        <w:p w14:paraId="59DF6F7D" w14:textId="34A69420" w:rsidR="00C36396" w:rsidRDefault="00C36396">
          <w:pPr>
            <w:pStyle w:val="Verzeichnis2"/>
            <w:tabs>
              <w:tab w:val="right" w:leader="dot" w:pos="9062"/>
            </w:tabs>
            <w:rPr>
              <w:noProof/>
            </w:rPr>
          </w:pPr>
          <w:hyperlink w:anchor="_Toc503371364" w:history="1">
            <w:r w:rsidRPr="00386769">
              <w:rPr>
                <w:rStyle w:val="Hyperlink"/>
                <w:b/>
                <w:noProof/>
              </w:rPr>
              <w:t>Sprachassistenten</w:t>
            </w:r>
            <w:r>
              <w:rPr>
                <w:noProof/>
                <w:webHidden/>
              </w:rPr>
              <w:tab/>
            </w:r>
            <w:r>
              <w:rPr>
                <w:noProof/>
                <w:webHidden/>
              </w:rPr>
              <w:fldChar w:fldCharType="begin"/>
            </w:r>
            <w:r>
              <w:rPr>
                <w:noProof/>
                <w:webHidden/>
              </w:rPr>
              <w:instrText xml:space="preserve"> PAGEREF _Toc503371364 \h </w:instrText>
            </w:r>
            <w:r>
              <w:rPr>
                <w:noProof/>
                <w:webHidden/>
              </w:rPr>
            </w:r>
            <w:r>
              <w:rPr>
                <w:noProof/>
                <w:webHidden/>
              </w:rPr>
              <w:fldChar w:fldCharType="separate"/>
            </w:r>
            <w:r>
              <w:rPr>
                <w:noProof/>
                <w:webHidden/>
              </w:rPr>
              <w:t>1</w:t>
            </w:r>
            <w:r>
              <w:rPr>
                <w:noProof/>
                <w:webHidden/>
              </w:rPr>
              <w:fldChar w:fldCharType="end"/>
            </w:r>
          </w:hyperlink>
        </w:p>
        <w:p w14:paraId="6BC4ECE4" w14:textId="1AF440F2" w:rsidR="00C36396" w:rsidRDefault="00C36396">
          <w:pPr>
            <w:pStyle w:val="Verzeichnis2"/>
            <w:tabs>
              <w:tab w:val="right" w:leader="dot" w:pos="9062"/>
            </w:tabs>
            <w:rPr>
              <w:noProof/>
            </w:rPr>
          </w:pPr>
          <w:hyperlink w:anchor="_Toc503371365" w:history="1">
            <w:r w:rsidRPr="00386769">
              <w:rPr>
                <w:rStyle w:val="Hyperlink"/>
                <w:b/>
                <w:noProof/>
              </w:rPr>
              <w:t>Literatur</w:t>
            </w:r>
            <w:r>
              <w:rPr>
                <w:noProof/>
                <w:webHidden/>
              </w:rPr>
              <w:tab/>
            </w:r>
            <w:r>
              <w:rPr>
                <w:noProof/>
                <w:webHidden/>
              </w:rPr>
              <w:fldChar w:fldCharType="begin"/>
            </w:r>
            <w:r>
              <w:rPr>
                <w:noProof/>
                <w:webHidden/>
              </w:rPr>
              <w:instrText xml:space="preserve"> PAGEREF _Toc503371365 \h </w:instrText>
            </w:r>
            <w:r>
              <w:rPr>
                <w:noProof/>
                <w:webHidden/>
              </w:rPr>
            </w:r>
            <w:r>
              <w:rPr>
                <w:noProof/>
                <w:webHidden/>
              </w:rPr>
              <w:fldChar w:fldCharType="separate"/>
            </w:r>
            <w:r>
              <w:rPr>
                <w:noProof/>
                <w:webHidden/>
              </w:rPr>
              <w:t>2</w:t>
            </w:r>
            <w:r>
              <w:rPr>
                <w:noProof/>
                <w:webHidden/>
              </w:rPr>
              <w:fldChar w:fldCharType="end"/>
            </w:r>
          </w:hyperlink>
        </w:p>
        <w:p w14:paraId="7CC0E8E6" w14:textId="6B9E8788" w:rsidR="00C36396" w:rsidRDefault="00C36396">
          <w:pPr>
            <w:pStyle w:val="Verzeichnis2"/>
            <w:tabs>
              <w:tab w:val="right" w:leader="dot" w:pos="9062"/>
            </w:tabs>
            <w:rPr>
              <w:noProof/>
            </w:rPr>
          </w:pPr>
          <w:hyperlink w:anchor="_Toc503371366" w:history="1">
            <w:r w:rsidRPr="00386769">
              <w:rPr>
                <w:rStyle w:val="Hyperlink"/>
                <w:b/>
                <w:noProof/>
              </w:rPr>
              <w:t>Plattformübergreifende Entwicklung</w:t>
            </w:r>
            <w:r>
              <w:rPr>
                <w:noProof/>
                <w:webHidden/>
              </w:rPr>
              <w:tab/>
            </w:r>
            <w:r>
              <w:rPr>
                <w:noProof/>
                <w:webHidden/>
              </w:rPr>
              <w:fldChar w:fldCharType="begin"/>
            </w:r>
            <w:r>
              <w:rPr>
                <w:noProof/>
                <w:webHidden/>
              </w:rPr>
              <w:instrText xml:space="preserve"> PAGEREF _Toc503371366 \h </w:instrText>
            </w:r>
            <w:r>
              <w:rPr>
                <w:noProof/>
                <w:webHidden/>
              </w:rPr>
            </w:r>
            <w:r>
              <w:rPr>
                <w:noProof/>
                <w:webHidden/>
              </w:rPr>
              <w:fldChar w:fldCharType="separate"/>
            </w:r>
            <w:r>
              <w:rPr>
                <w:noProof/>
                <w:webHidden/>
              </w:rPr>
              <w:t>2</w:t>
            </w:r>
            <w:r>
              <w:rPr>
                <w:noProof/>
                <w:webHidden/>
              </w:rPr>
              <w:fldChar w:fldCharType="end"/>
            </w:r>
          </w:hyperlink>
        </w:p>
        <w:p w14:paraId="0FB3CC59" w14:textId="51CE5E0A" w:rsidR="00C36396" w:rsidRDefault="00C36396">
          <w:pPr>
            <w:pStyle w:val="Verzeichnis2"/>
            <w:tabs>
              <w:tab w:val="right" w:leader="dot" w:pos="9062"/>
            </w:tabs>
            <w:rPr>
              <w:noProof/>
            </w:rPr>
          </w:pPr>
          <w:hyperlink w:anchor="_Toc503371367" w:history="1">
            <w:r w:rsidRPr="00386769">
              <w:rPr>
                <w:rStyle w:val="Hyperlink"/>
                <w:b/>
                <w:noProof/>
              </w:rPr>
              <w:t>Navigation</w:t>
            </w:r>
            <w:r>
              <w:rPr>
                <w:noProof/>
                <w:webHidden/>
              </w:rPr>
              <w:tab/>
            </w:r>
            <w:r>
              <w:rPr>
                <w:noProof/>
                <w:webHidden/>
              </w:rPr>
              <w:fldChar w:fldCharType="begin"/>
            </w:r>
            <w:r>
              <w:rPr>
                <w:noProof/>
                <w:webHidden/>
              </w:rPr>
              <w:instrText xml:space="preserve"> PAGEREF _Toc503371367 \h </w:instrText>
            </w:r>
            <w:r>
              <w:rPr>
                <w:noProof/>
                <w:webHidden/>
              </w:rPr>
            </w:r>
            <w:r>
              <w:rPr>
                <w:noProof/>
                <w:webHidden/>
              </w:rPr>
              <w:fldChar w:fldCharType="separate"/>
            </w:r>
            <w:r>
              <w:rPr>
                <w:noProof/>
                <w:webHidden/>
              </w:rPr>
              <w:t>2</w:t>
            </w:r>
            <w:r>
              <w:rPr>
                <w:noProof/>
                <w:webHidden/>
              </w:rPr>
              <w:fldChar w:fldCharType="end"/>
            </w:r>
          </w:hyperlink>
        </w:p>
        <w:p w14:paraId="7FB3317E" w14:textId="62E431C5" w:rsidR="00C36396" w:rsidRDefault="00C36396">
          <w:pPr>
            <w:pStyle w:val="Verzeichnis2"/>
            <w:tabs>
              <w:tab w:val="right" w:leader="dot" w:pos="9062"/>
            </w:tabs>
            <w:rPr>
              <w:noProof/>
            </w:rPr>
          </w:pPr>
          <w:hyperlink w:anchor="_Toc503371368" w:history="1">
            <w:r w:rsidRPr="00386769">
              <w:rPr>
                <w:rStyle w:val="Hyperlink"/>
                <w:noProof/>
              </w:rPr>
              <w:t>Azure</w:t>
            </w:r>
            <w:r>
              <w:rPr>
                <w:noProof/>
                <w:webHidden/>
              </w:rPr>
              <w:tab/>
            </w:r>
            <w:r>
              <w:rPr>
                <w:noProof/>
                <w:webHidden/>
              </w:rPr>
              <w:fldChar w:fldCharType="begin"/>
            </w:r>
            <w:r>
              <w:rPr>
                <w:noProof/>
                <w:webHidden/>
              </w:rPr>
              <w:instrText xml:space="preserve"> PAGEREF _Toc503371368 \h </w:instrText>
            </w:r>
            <w:r>
              <w:rPr>
                <w:noProof/>
                <w:webHidden/>
              </w:rPr>
            </w:r>
            <w:r>
              <w:rPr>
                <w:noProof/>
                <w:webHidden/>
              </w:rPr>
              <w:fldChar w:fldCharType="separate"/>
            </w:r>
            <w:r>
              <w:rPr>
                <w:noProof/>
                <w:webHidden/>
              </w:rPr>
              <w:t>4</w:t>
            </w:r>
            <w:r>
              <w:rPr>
                <w:noProof/>
                <w:webHidden/>
              </w:rPr>
              <w:fldChar w:fldCharType="end"/>
            </w:r>
          </w:hyperlink>
        </w:p>
        <w:p w14:paraId="187EB3B3" w14:textId="2543B22F" w:rsidR="00C36396" w:rsidRDefault="00C36396">
          <w:pPr>
            <w:pStyle w:val="Verzeichnis3"/>
            <w:tabs>
              <w:tab w:val="right" w:leader="dot" w:pos="9062"/>
            </w:tabs>
            <w:rPr>
              <w:noProof/>
            </w:rPr>
          </w:pPr>
          <w:hyperlink w:anchor="_Toc503371369" w:history="1">
            <w:r w:rsidRPr="00386769">
              <w:rPr>
                <w:rStyle w:val="Hyperlink"/>
                <w:noProof/>
              </w:rPr>
              <w:t>LUIS Bots in Azure</w:t>
            </w:r>
            <w:r>
              <w:rPr>
                <w:noProof/>
                <w:webHidden/>
              </w:rPr>
              <w:tab/>
            </w:r>
            <w:r>
              <w:rPr>
                <w:noProof/>
                <w:webHidden/>
              </w:rPr>
              <w:fldChar w:fldCharType="begin"/>
            </w:r>
            <w:r>
              <w:rPr>
                <w:noProof/>
                <w:webHidden/>
              </w:rPr>
              <w:instrText xml:space="preserve"> PAGEREF _Toc503371369 \h </w:instrText>
            </w:r>
            <w:r>
              <w:rPr>
                <w:noProof/>
                <w:webHidden/>
              </w:rPr>
            </w:r>
            <w:r>
              <w:rPr>
                <w:noProof/>
                <w:webHidden/>
              </w:rPr>
              <w:fldChar w:fldCharType="separate"/>
            </w:r>
            <w:r>
              <w:rPr>
                <w:noProof/>
                <w:webHidden/>
              </w:rPr>
              <w:t>5</w:t>
            </w:r>
            <w:r>
              <w:rPr>
                <w:noProof/>
                <w:webHidden/>
              </w:rPr>
              <w:fldChar w:fldCharType="end"/>
            </w:r>
          </w:hyperlink>
        </w:p>
        <w:p w14:paraId="4FC0967E" w14:textId="5DBD51E2" w:rsidR="00C36396" w:rsidRDefault="00C36396">
          <w:pPr>
            <w:pStyle w:val="Verzeichnis2"/>
            <w:tabs>
              <w:tab w:val="right" w:leader="dot" w:pos="9062"/>
            </w:tabs>
            <w:rPr>
              <w:noProof/>
            </w:rPr>
          </w:pPr>
          <w:hyperlink w:anchor="_Toc503371370" w:history="1">
            <w:r w:rsidRPr="00386769">
              <w:rPr>
                <w:rStyle w:val="Hyperlink"/>
                <w:rFonts w:ascii="segoe-ui_normal" w:hAnsi="segoe-ui_normal" w:cs="Arial"/>
                <w:noProof/>
                <w:lang w:val="en-US"/>
              </w:rPr>
              <w:t>Publish C# bot on App Service plan from Visual Studio</w:t>
            </w:r>
            <w:r>
              <w:rPr>
                <w:noProof/>
                <w:webHidden/>
              </w:rPr>
              <w:tab/>
            </w:r>
            <w:r>
              <w:rPr>
                <w:noProof/>
                <w:webHidden/>
              </w:rPr>
              <w:fldChar w:fldCharType="begin"/>
            </w:r>
            <w:r>
              <w:rPr>
                <w:noProof/>
                <w:webHidden/>
              </w:rPr>
              <w:instrText xml:space="preserve"> PAGEREF _Toc503371370 \h </w:instrText>
            </w:r>
            <w:r>
              <w:rPr>
                <w:noProof/>
                <w:webHidden/>
              </w:rPr>
            </w:r>
            <w:r>
              <w:rPr>
                <w:noProof/>
                <w:webHidden/>
              </w:rPr>
              <w:fldChar w:fldCharType="separate"/>
            </w:r>
            <w:r>
              <w:rPr>
                <w:noProof/>
                <w:webHidden/>
              </w:rPr>
              <w:t>7</w:t>
            </w:r>
            <w:r>
              <w:rPr>
                <w:noProof/>
                <w:webHidden/>
              </w:rPr>
              <w:fldChar w:fldCharType="end"/>
            </w:r>
          </w:hyperlink>
        </w:p>
        <w:p w14:paraId="2A5A5005" w14:textId="7807EC55" w:rsidR="00C36396" w:rsidRDefault="00C36396">
          <w:pPr>
            <w:pStyle w:val="Verzeichnis2"/>
            <w:tabs>
              <w:tab w:val="right" w:leader="dot" w:pos="9062"/>
            </w:tabs>
            <w:rPr>
              <w:noProof/>
            </w:rPr>
          </w:pPr>
          <w:hyperlink w:anchor="_Toc503371371" w:history="1">
            <w:r w:rsidRPr="00386769">
              <w:rPr>
                <w:rStyle w:val="Hyperlink"/>
                <w:noProof/>
              </w:rPr>
              <w:t>Ergometrie</w:t>
            </w:r>
            <w:r>
              <w:rPr>
                <w:noProof/>
                <w:webHidden/>
              </w:rPr>
              <w:tab/>
            </w:r>
            <w:r>
              <w:rPr>
                <w:noProof/>
                <w:webHidden/>
              </w:rPr>
              <w:fldChar w:fldCharType="begin"/>
            </w:r>
            <w:r>
              <w:rPr>
                <w:noProof/>
                <w:webHidden/>
              </w:rPr>
              <w:instrText xml:space="preserve"> PAGEREF _Toc503371371 \h </w:instrText>
            </w:r>
            <w:r>
              <w:rPr>
                <w:noProof/>
                <w:webHidden/>
              </w:rPr>
            </w:r>
            <w:r>
              <w:rPr>
                <w:noProof/>
                <w:webHidden/>
              </w:rPr>
              <w:fldChar w:fldCharType="separate"/>
            </w:r>
            <w:r>
              <w:rPr>
                <w:noProof/>
                <w:webHidden/>
              </w:rPr>
              <w:t>8</w:t>
            </w:r>
            <w:r>
              <w:rPr>
                <w:noProof/>
                <w:webHidden/>
              </w:rPr>
              <w:fldChar w:fldCharType="end"/>
            </w:r>
          </w:hyperlink>
        </w:p>
        <w:p w14:paraId="65BC8709" w14:textId="5FEBA3B5" w:rsidR="00C36396" w:rsidRDefault="00C36396">
          <w:pPr>
            <w:pStyle w:val="Verzeichnis2"/>
            <w:tabs>
              <w:tab w:val="right" w:leader="dot" w:pos="9062"/>
            </w:tabs>
            <w:rPr>
              <w:noProof/>
            </w:rPr>
          </w:pPr>
          <w:hyperlink w:anchor="_Toc503371372" w:history="1">
            <w:r w:rsidRPr="00386769">
              <w:rPr>
                <w:rStyle w:val="Hyperlink"/>
                <w:noProof/>
              </w:rPr>
              <w:t>Visual Studio</w:t>
            </w:r>
            <w:r>
              <w:rPr>
                <w:noProof/>
                <w:webHidden/>
              </w:rPr>
              <w:tab/>
            </w:r>
            <w:r>
              <w:rPr>
                <w:noProof/>
                <w:webHidden/>
              </w:rPr>
              <w:fldChar w:fldCharType="begin"/>
            </w:r>
            <w:r>
              <w:rPr>
                <w:noProof/>
                <w:webHidden/>
              </w:rPr>
              <w:instrText xml:space="preserve"> PAGEREF _Toc503371372 \h </w:instrText>
            </w:r>
            <w:r>
              <w:rPr>
                <w:noProof/>
                <w:webHidden/>
              </w:rPr>
            </w:r>
            <w:r>
              <w:rPr>
                <w:noProof/>
                <w:webHidden/>
              </w:rPr>
              <w:fldChar w:fldCharType="separate"/>
            </w:r>
            <w:r>
              <w:rPr>
                <w:noProof/>
                <w:webHidden/>
              </w:rPr>
              <w:t>8</w:t>
            </w:r>
            <w:r>
              <w:rPr>
                <w:noProof/>
                <w:webHidden/>
              </w:rPr>
              <w:fldChar w:fldCharType="end"/>
            </w:r>
          </w:hyperlink>
        </w:p>
        <w:p w14:paraId="0C955F75" w14:textId="47294065" w:rsidR="00C36396" w:rsidRDefault="00C36396">
          <w:pPr>
            <w:pStyle w:val="Verzeichnis2"/>
            <w:tabs>
              <w:tab w:val="right" w:leader="dot" w:pos="9062"/>
            </w:tabs>
            <w:rPr>
              <w:noProof/>
            </w:rPr>
          </w:pPr>
          <w:hyperlink w:anchor="_Toc503371373" w:history="1">
            <w:r w:rsidRPr="00386769">
              <w:rPr>
                <w:rStyle w:val="Hyperlink"/>
                <w:noProof/>
              </w:rPr>
              <w:t>Bot Framework</w:t>
            </w:r>
            <w:r>
              <w:rPr>
                <w:noProof/>
                <w:webHidden/>
              </w:rPr>
              <w:tab/>
            </w:r>
            <w:r>
              <w:rPr>
                <w:noProof/>
                <w:webHidden/>
              </w:rPr>
              <w:fldChar w:fldCharType="begin"/>
            </w:r>
            <w:r>
              <w:rPr>
                <w:noProof/>
                <w:webHidden/>
              </w:rPr>
              <w:instrText xml:space="preserve"> PAGEREF _Toc503371373 \h </w:instrText>
            </w:r>
            <w:r>
              <w:rPr>
                <w:noProof/>
                <w:webHidden/>
              </w:rPr>
            </w:r>
            <w:r>
              <w:rPr>
                <w:noProof/>
                <w:webHidden/>
              </w:rPr>
              <w:fldChar w:fldCharType="separate"/>
            </w:r>
            <w:r>
              <w:rPr>
                <w:noProof/>
                <w:webHidden/>
              </w:rPr>
              <w:t>13</w:t>
            </w:r>
            <w:r>
              <w:rPr>
                <w:noProof/>
                <w:webHidden/>
              </w:rPr>
              <w:fldChar w:fldCharType="end"/>
            </w:r>
          </w:hyperlink>
        </w:p>
        <w:p w14:paraId="597BB04B" w14:textId="783186E8" w:rsidR="00C36396" w:rsidRDefault="00C36396">
          <w:pPr>
            <w:pStyle w:val="Verzeichnis3"/>
            <w:tabs>
              <w:tab w:val="right" w:leader="dot" w:pos="9062"/>
            </w:tabs>
            <w:rPr>
              <w:noProof/>
            </w:rPr>
          </w:pPr>
          <w:hyperlink w:anchor="_Toc503371374" w:history="1">
            <w:r w:rsidRPr="00386769">
              <w:rPr>
                <w:rStyle w:val="Hyperlink"/>
                <w:noProof/>
              </w:rPr>
              <w:t>Cortana Skills</w:t>
            </w:r>
            <w:r>
              <w:rPr>
                <w:noProof/>
                <w:webHidden/>
              </w:rPr>
              <w:tab/>
            </w:r>
            <w:r>
              <w:rPr>
                <w:noProof/>
                <w:webHidden/>
              </w:rPr>
              <w:fldChar w:fldCharType="begin"/>
            </w:r>
            <w:r>
              <w:rPr>
                <w:noProof/>
                <w:webHidden/>
              </w:rPr>
              <w:instrText xml:space="preserve"> PAGEREF _Toc503371374 \h </w:instrText>
            </w:r>
            <w:r>
              <w:rPr>
                <w:noProof/>
                <w:webHidden/>
              </w:rPr>
            </w:r>
            <w:r>
              <w:rPr>
                <w:noProof/>
                <w:webHidden/>
              </w:rPr>
              <w:fldChar w:fldCharType="separate"/>
            </w:r>
            <w:r>
              <w:rPr>
                <w:noProof/>
                <w:webHidden/>
              </w:rPr>
              <w:t>14</w:t>
            </w:r>
            <w:r>
              <w:rPr>
                <w:noProof/>
                <w:webHidden/>
              </w:rPr>
              <w:fldChar w:fldCharType="end"/>
            </w:r>
          </w:hyperlink>
        </w:p>
        <w:p w14:paraId="79270E33" w14:textId="3FBEBBD2" w:rsidR="00C36396" w:rsidRDefault="00C36396">
          <w:pPr>
            <w:pStyle w:val="Verzeichnis2"/>
            <w:tabs>
              <w:tab w:val="right" w:leader="dot" w:pos="9062"/>
            </w:tabs>
            <w:rPr>
              <w:noProof/>
            </w:rPr>
          </w:pPr>
          <w:hyperlink w:anchor="_Toc503371375" w:history="1">
            <w:r w:rsidRPr="00386769">
              <w:rPr>
                <w:rStyle w:val="Hyperlink"/>
                <w:noProof/>
              </w:rPr>
              <w:t>Dialogs</w:t>
            </w:r>
            <w:r>
              <w:rPr>
                <w:noProof/>
                <w:webHidden/>
              </w:rPr>
              <w:tab/>
            </w:r>
            <w:r>
              <w:rPr>
                <w:noProof/>
                <w:webHidden/>
              </w:rPr>
              <w:fldChar w:fldCharType="begin"/>
            </w:r>
            <w:r>
              <w:rPr>
                <w:noProof/>
                <w:webHidden/>
              </w:rPr>
              <w:instrText xml:space="preserve"> PAGEREF _Toc503371375 \h </w:instrText>
            </w:r>
            <w:r>
              <w:rPr>
                <w:noProof/>
                <w:webHidden/>
              </w:rPr>
            </w:r>
            <w:r>
              <w:rPr>
                <w:noProof/>
                <w:webHidden/>
              </w:rPr>
              <w:fldChar w:fldCharType="separate"/>
            </w:r>
            <w:r>
              <w:rPr>
                <w:noProof/>
                <w:webHidden/>
              </w:rPr>
              <w:t>15</w:t>
            </w:r>
            <w:r>
              <w:rPr>
                <w:noProof/>
                <w:webHidden/>
              </w:rPr>
              <w:fldChar w:fldCharType="end"/>
            </w:r>
          </w:hyperlink>
        </w:p>
        <w:p w14:paraId="6A58BC60" w14:textId="12E12B1E" w:rsidR="00C36396" w:rsidRDefault="00C36396">
          <w:pPr>
            <w:pStyle w:val="Verzeichnis3"/>
            <w:tabs>
              <w:tab w:val="right" w:leader="dot" w:pos="9062"/>
            </w:tabs>
            <w:rPr>
              <w:noProof/>
            </w:rPr>
          </w:pPr>
          <w:hyperlink w:anchor="_Toc503371376" w:history="1">
            <w:r w:rsidRPr="00386769">
              <w:rPr>
                <w:rStyle w:val="Hyperlink"/>
                <w:noProof/>
              </w:rPr>
              <w:t>LuisDialoge</w:t>
            </w:r>
            <w:r>
              <w:rPr>
                <w:noProof/>
                <w:webHidden/>
              </w:rPr>
              <w:tab/>
            </w:r>
            <w:r>
              <w:rPr>
                <w:noProof/>
                <w:webHidden/>
              </w:rPr>
              <w:fldChar w:fldCharType="begin"/>
            </w:r>
            <w:r>
              <w:rPr>
                <w:noProof/>
                <w:webHidden/>
              </w:rPr>
              <w:instrText xml:space="preserve"> PAGEREF _Toc503371376 \h </w:instrText>
            </w:r>
            <w:r>
              <w:rPr>
                <w:noProof/>
                <w:webHidden/>
              </w:rPr>
            </w:r>
            <w:r>
              <w:rPr>
                <w:noProof/>
                <w:webHidden/>
              </w:rPr>
              <w:fldChar w:fldCharType="separate"/>
            </w:r>
            <w:r>
              <w:rPr>
                <w:noProof/>
                <w:webHidden/>
              </w:rPr>
              <w:t>16</w:t>
            </w:r>
            <w:r>
              <w:rPr>
                <w:noProof/>
                <w:webHidden/>
              </w:rPr>
              <w:fldChar w:fldCharType="end"/>
            </w:r>
          </w:hyperlink>
        </w:p>
        <w:p w14:paraId="693FA6D5" w14:textId="0C960E70" w:rsidR="00C36396" w:rsidRDefault="00C36396">
          <w:pPr>
            <w:pStyle w:val="Verzeichnis3"/>
            <w:tabs>
              <w:tab w:val="right" w:leader="dot" w:pos="9062"/>
            </w:tabs>
            <w:rPr>
              <w:noProof/>
            </w:rPr>
          </w:pPr>
          <w:hyperlink w:anchor="_Toc503371377" w:history="1">
            <w:r w:rsidRPr="00386769">
              <w:rPr>
                <w:rStyle w:val="Hyperlink"/>
                <w:noProof/>
              </w:rPr>
              <w:t>Promptdialoge</w:t>
            </w:r>
            <w:r>
              <w:rPr>
                <w:noProof/>
                <w:webHidden/>
              </w:rPr>
              <w:tab/>
            </w:r>
            <w:r>
              <w:rPr>
                <w:noProof/>
                <w:webHidden/>
              </w:rPr>
              <w:fldChar w:fldCharType="begin"/>
            </w:r>
            <w:r>
              <w:rPr>
                <w:noProof/>
                <w:webHidden/>
              </w:rPr>
              <w:instrText xml:space="preserve"> PAGEREF _Toc503371377 \h </w:instrText>
            </w:r>
            <w:r>
              <w:rPr>
                <w:noProof/>
                <w:webHidden/>
              </w:rPr>
            </w:r>
            <w:r>
              <w:rPr>
                <w:noProof/>
                <w:webHidden/>
              </w:rPr>
              <w:fldChar w:fldCharType="separate"/>
            </w:r>
            <w:r>
              <w:rPr>
                <w:noProof/>
                <w:webHidden/>
              </w:rPr>
              <w:t>17</w:t>
            </w:r>
            <w:r>
              <w:rPr>
                <w:noProof/>
                <w:webHidden/>
              </w:rPr>
              <w:fldChar w:fldCharType="end"/>
            </w:r>
          </w:hyperlink>
        </w:p>
        <w:p w14:paraId="49F0322A" w14:textId="146E61D3" w:rsidR="00C36396" w:rsidRDefault="00C36396">
          <w:pPr>
            <w:pStyle w:val="Verzeichnis2"/>
            <w:tabs>
              <w:tab w:val="right" w:leader="dot" w:pos="9062"/>
            </w:tabs>
            <w:rPr>
              <w:noProof/>
            </w:rPr>
          </w:pPr>
          <w:hyperlink w:anchor="_Toc503371378" w:history="1">
            <w:r w:rsidRPr="00386769">
              <w:rPr>
                <w:rStyle w:val="Hyperlink"/>
                <w:noProof/>
              </w:rPr>
              <w:t>FormFlows</w:t>
            </w:r>
            <w:r>
              <w:rPr>
                <w:noProof/>
                <w:webHidden/>
              </w:rPr>
              <w:tab/>
            </w:r>
            <w:r>
              <w:rPr>
                <w:noProof/>
                <w:webHidden/>
              </w:rPr>
              <w:fldChar w:fldCharType="begin"/>
            </w:r>
            <w:r>
              <w:rPr>
                <w:noProof/>
                <w:webHidden/>
              </w:rPr>
              <w:instrText xml:space="preserve"> PAGEREF _Toc503371378 \h </w:instrText>
            </w:r>
            <w:r>
              <w:rPr>
                <w:noProof/>
                <w:webHidden/>
              </w:rPr>
            </w:r>
            <w:r>
              <w:rPr>
                <w:noProof/>
                <w:webHidden/>
              </w:rPr>
              <w:fldChar w:fldCharType="separate"/>
            </w:r>
            <w:r>
              <w:rPr>
                <w:noProof/>
                <w:webHidden/>
              </w:rPr>
              <w:t>17</w:t>
            </w:r>
            <w:r>
              <w:rPr>
                <w:noProof/>
                <w:webHidden/>
              </w:rPr>
              <w:fldChar w:fldCharType="end"/>
            </w:r>
          </w:hyperlink>
        </w:p>
        <w:p w14:paraId="1EC1479B" w14:textId="50D8434C" w:rsidR="00C36396" w:rsidRDefault="00C36396">
          <w:pPr>
            <w:pStyle w:val="Verzeichnis1"/>
            <w:tabs>
              <w:tab w:val="right" w:leader="dot" w:pos="9062"/>
            </w:tabs>
            <w:rPr>
              <w:noProof/>
            </w:rPr>
          </w:pPr>
          <w:hyperlink w:anchor="_Toc503371379" w:history="1">
            <w:r w:rsidRPr="00386769">
              <w:rPr>
                <w:rStyle w:val="Hyperlink"/>
                <w:noProof/>
              </w:rPr>
              <w:t>Windows Universal Apps</w:t>
            </w:r>
            <w:r>
              <w:rPr>
                <w:noProof/>
                <w:webHidden/>
              </w:rPr>
              <w:tab/>
            </w:r>
            <w:r>
              <w:rPr>
                <w:noProof/>
                <w:webHidden/>
              </w:rPr>
              <w:fldChar w:fldCharType="begin"/>
            </w:r>
            <w:r>
              <w:rPr>
                <w:noProof/>
                <w:webHidden/>
              </w:rPr>
              <w:instrText xml:space="preserve"> PAGEREF _Toc503371379 \h </w:instrText>
            </w:r>
            <w:r>
              <w:rPr>
                <w:noProof/>
                <w:webHidden/>
              </w:rPr>
            </w:r>
            <w:r>
              <w:rPr>
                <w:noProof/>
                <w:webHidden/>
              </w:rPr>
              <w:fldChar w:fldCharType="separate"/>
            </w:r>
            <w:r>
              <w:rPr>
                <w:noProof/>
                <w:webHidden/>
              </w:rPr>
              <w:t>20</w:t>
            </w:r>
            <w:r>
              <w:rPr>
                <w:noProof/>
                <w:webHidden/>
              </w:rPr>
              <w:fldChar w:fldCharType="end"/>
            </w:r>
          </w:hyperlink>
        </w:p>
        <w:p w14:paraId="77E4D0AF" w14:textId="1FF7C518" w:rsidR="00C36396" w:rsidRDefault="00C36396">
          <w:pPr>
            <w:pStyle w:val="Verzeichnis2"/>
            <w:tabs>
              <w:tab w:val="right" w:leader="dot" w:pos="9062"/>
            </w:tabs>
            <w:rPr>
              <w:noProof/>
            </w:rPr>
          </w:pPr>
          <w:hyperlink w:anchor="_Toc503371380" w:history="1">
            <w:r w:rsidRPr="00386769">
              <w:rPr>
                <w:rStyle w:val="Hyperlink"/>
                <w:noProof/>
              </w:rPr>
              <w:t>Xamarin</w:t>
            </w:r>
            <w:r>
              <w:rPr>
                <w:noProof/>
                <w:webHidden/>
              </w:rPr>
              <w:tab/>
            </w:r>
            <w:r>
              <w:rPr>
                <w:noProof/>
                <w:webHidden/>
              </w:rPr>
              <w:fldChar w:fldCharType="begin"/>
            </w:r>
            <w:r>
              <w:rPr>
                <w:noProof/>
                <w:webHidden/>
              </w:rPr>
              <w:instrText xml:space="preserve"> PAGEREF _Toc503371380 \h </w:instrText>
            </w:r>
            <w:r>
              <w:rPr>
                <w:noProof/>
                <w:webHidden/>
              </w:rPr>
            </w:r>
            <w:r>
              <w:rPr>
                <w:noProof/>
                <w:webHidden/>
              </w:rPr>
              <w:fldChar w:fldCharType="separate"/>
            </w:r>
            <w:r>
              <w:rPr>
                <w:noProof/>
                <w:webHidden/>
              </w:rPr>
              <w:t>21</w:t>
            </w:r>
            <w:r>
              <w:rPr>
                <w:noProof/>
                <w:webHidden/>
              </w:rPr>
              <w:fldChar w:fldCharType="end"/>
            </w:r>
          </w:hyperlink>
        </w:p>
        <w:p w14:paraId="2026BF70" w14:textId="2305DED2" w:rsidR="00C36396" w:rsidRDefault="00C36396">
          <w:pPr>
            <w:pStyle w:val="Verzeichnis2"/>
            <w:tabs>
              <w:tab w:val="right" w:leader="dot" w:pos="9062"/>
            </w:tabs>
            <w:rPr>
              <w:noProof/>
            </w:rPr>
          </w:pPr>
          <w:hyperlink w:anchor="_Toc503371381" w:history="1">
            <w:r w:rsidRPr="00386769">
              <w:rPr>
                <w:rStyle w:val="Hyperlink"/>
                <w:noProof/>
              </w:rPr>
              <w:t>VCD-Datei</w:t>
            </w:r>
            <w:r>
              <w:rPr>
                <w:noProof/>
                <w:webHidden/>
              </w:rPr>
              <w:tab/>
            </w:r>
            <w:r>
              <w:rPr>
                <w:noProof/>
                <w:webHidden/>
              </w:rPr>
              <w:fldChar w:fldCharType="begin"/>
            </w:r>
            <w:r>
              <w:rPr>
                <w:noProof/>
                <w:webHidden/>
              </w:rPr>
              <w:instrText xml:space="preserve"> PAGEREF _Toc503371381 \h </w:instrText>
            </w:r>
            <w:r>
              <w:rPr>
                <w:noProof/>
                <w:webHidden/>
              </w:rPr>
            </w:r>
            <w:r>
              <w:rPr>
                <w:noProof/>
                <w:webHidden/>
              </w:rPr>
              <w:fldChar w:fldCharType="separate"/>
            </w:r>
            <w:r>
              <w:rPr>
                <w:noProof/>
                <w:webHidden/>
              </w:rPr>
              <w:t>24</w:t>
            </w:r>
            <w:r>
              <w:rPr>
                <w:noProof/>
                <w:webHidden/>
              </w:rPr>
              <w:fldChar w:fldCharType="end"/>
            </w:r>
          </w:hyperlink>
        </w:p>
        <w:p w14:paraId="098AFAE4" w14:textId="3CE15931" w:rsidR="00C36396" w:rsidRDefault="00C36396">
          <w:pPr>
            <w:pStyle w:val="Verzeichnis2"/>
            <w:tabs>
              <w:tab w:val="right" w:leader="dot" w:pos="9062"/>
            </w:tabs>
            <w:rPr>
              <w:noProof/>
            </w:rPr>
          </w:pPr>
          <w:hyperlink w:anchor="_Toc503371382" w:history="1">
            <w:r w:rsidRPr="00386769">
              <w:rPr>
                <w:rStyle w:val="Hyperlink"/>
                <w:noProof/>
                <w:lang w:eastAsia="de-DE"/>
              </w:rPr>
              <w:t>Validation</w:t>
            </w:r>
            <w:r>
              <w:rPr>
                <w:noProof/>
                <w:webHidden/>
              </w:rPr>
              <w:tab/>
            </w:r>
            <w:r>
              <w:rPr>
                <w:noProof/>
                <w:webHidden/>
              </w:rPr>
              <w:fldChar w:fldCharType="begin"/>
            </w:r>
            <w:r>
              <w:rPr>
                <w:noProof/>
                <w:webHidden/>
              </w:rPr>
              <w:instrText xml:space="preserve"> PAGEREF _Toc503371382 \h </w:instrText>
            </w:r>
            <w:r>
              <w:rPr>
                <w:noProof/>
                <w:webHidden/>
              </w:rPr>
            </w:r>
            <w:r>
              <w:rPr>
                <w:noProof/>
                <w:webHidden/>
              </w:rPr>
              <w:fldChar w:fldCharType="separate"/>
            </w:r>
            <w:r>
              <w:rPr>
                <w:noProof/>
                <w:webHidden/>
              </w:rPr>
              <w:t>27</w:t>
            </w:r>
            <w:r>
              <w:rPr>
                <w:noProof/>
                <w:webHidden/>
              </w:rPr>
              <w:fldChar w:fldCharType="end"/>
            </w:r>
          </w:hyperlink>
        </w:p>
        <w:p w14:paraId="33C7B015" w14:textId="41998E7B" w:rsidR="00C36396" w:rsidRDefault="00C36396">
          <w:pPr>
            <w:pStyle w:val="Verzeichnis2"/>
            <w:tabs>
              <w:tab w:val="right" w:leader="dot" w:pos="9062"/>
            </w:tabs>
            <w:rPr>
              <w:noProof/>
            </w:rPr>
          </w:pPr>
          <w:hyperlink w:anchor="_Toc503371383" w:history="1">
            <w:r w:rsidRPr="00386769">
              <w:rPr>
                <w:rStyle w:val="Hyperlink"/>
                <w:noProof/>
                <w:lang w:eastAsia="de-DE"/>
              </w:rPr>
              <w:t>Visual Studio Online</w:t>
            </w:r>
            <w:r>
              <w:rPr>
                <w:noProof/>
                <w:webHidden/>
              </w:rPr>
              <w:tab/>
            </w:r>
            <w:r>
              <w:rPr>
                <w:noProof/>
                <w:webHidden/>
              </w:rPr>
              <w:fldChar w:fldCharType="begin"/>
            </w:r>
            <w:r>
              <w:rPr>
                <w:noProof/>
                <w:webHidden/>
              </w:rPr>
              <w:instrText xml:space="preserve"> PAGEREF _Toc503371383 \h </w:instrText>
            </w:r>
            <w:r>
              <w:rPr>
                <w:noProof/>
                <w:webHidden/>
              </w:rPr>
            </w:r>
            <w:r>
              <w:rPr>
                <w:noProof/>
                <w:webHidden/>
              </w:rPr>
              <w:fldChar w:fldCharType="separate"/>
            </w:r>
            <w:r>
              <w:rPr>
                <w:noProof/>
                <w:webHidden/>
              </w:rPr>
              <w:t>30</w:t>
            </w:r>
            <w:r>
              <w:rPr>
                <w:noProof/>
                <w:webHidden/>
              </w:rPr>
              <w:fldChar w:fldCharType="end"/>
            </w:r>
          </w:hyperlink>
        </w:p>
        <w:p w14:paraId="0EBAD266" w14:textId="4FCB694A" w:rsidR="00C36396" w:rsidRDefault="00C36396">
          <w:pPr>
            <w:pStyle w:val="Verzeichnis2"/>
            <w:tabs>
              <w:tab w:val="right" w:leader="dot" w:pos="9062"/>
            </w:tabs>
            <w:rPr>
              <w:noProof/>
            </w:rPr>
          </w:pPr>
          <w:hyperlink w:anchor="_Toc503371384" w:history="1">
            <w:r w:rsidRPr="00386769">
              <w:rPr>
                <w:rStyle w:val="Hyperlink"/>
                <w:noProof/>
                <w:lang w:eastAsia="de-DE"/>
              </w:rPr>
              <w:t>Git</w:t>
            </w:r>
            <w:r>
              <w:rPr>
                <w:noProof/>
                <w:webHidden/>
              </w:rPr>
              <w:tab/>
            </w:r>
            <w:r>
              <w:rPr>
                <w:noProof/>
                <w:webHidden/>
              </w:rPr>
              <w:fldChar w:fldCharType="begin"/>
            </w:r>
            <w:r>
              <w:rPr>
                <w:noProof/>
                <w:webHidden/>
              </w:rPr>
              <w:instrText xml:space="preserve"> PAGEREF _Toc503371384 \h </w:instrText>
            </w:r>
            <w:r>
              <w:rPr>
                <w:noProof/>
                <w:webHidden/>
              </w:rPr>
            </w:r>
            <w:r>
              <w:rPr>
                <w:noProof/>
                <w:webHidden/>
              </w:rPr>
              <w:fldChar w:fldCharType="separate"/>
            </w:r>
            <w:r>
              <w:rPr>
                <w:noProof/>
                <w:webHidden/>
              </w:rPr>
              <w:t>31</w:t>
            </w:r>
            <w:r>
              <w:rPr>
                <w:noProof/>
                <w:webHidden/>
              </w:rPr>
              <w:fldChar w:fldCharType="end"/>
            </w:r>
          </w:hyperlink>
        </w:p>
        <w:p w14:paraId="30265272" w14:textId="3917ECA3" w:rsidR="00C36396" w:rsidRDefault="00C36396">
          <w:pPr>
            <w:pStyle w:val="Verzeichnis2"/>
            <w:tabs>
              <w:tab w:val="right" w:leader="dot" w:pos="9062"/>
            </w:tabs>
            <w:rPr>
              <w:noProof/>
            </w:rPr>
          </w:pPr>
          <w:hyperlink w:anchor="_Toc503371385" w:history="1">
            <w:r w:rsidRPr="00386769">
              <w:rPr>
                <w:rStyle w:val="Hyperlink"/>
                <w:noProof/>
                <w:lang w:eastAsia="de-DE"/>
              </w:rPr>
              <w:t>LUIS.ai</w:t>
            </w:r>
            <w:r>
              <w:rPr>
                <w:noProof/>
                <w:webHidden/>
              </w:rPr>
              <w:tab/>
            </w:r>
            <w:r>
              <w:rPr>
                <w:noProof/>
                <w:webHidden/>
              </w:rPr>
              <w:fldChar w:fldCharType="begin"/>
            </w:r>
            <w:r>
              <w:rPr>
                <w:noProof/>
                <w:webHidden/>
              </w:rPr>
              <w:instrText xml:space="preserve"> PAGEREF _Toc503371385 \h </w:instrText>
            </w:r>
            <w:r>
              <w:rPr>
                <w:noProof/>
                <w:webHidden/>
              </w:rPr>
            </w:r>
            <w:r>
              <w:rPr>
                <w:noProof/>
                <w:webHidden/>
              </w:rPr>
              <w:fldChar w:fldCharType="separate"/>
            </w:r>
            <w:r>
              <w:rPr>
                <w:noProof/>
                <w:webHidden/>
              </w:rPr>
              <w:t>32</w:t>
            </w:r>
            <w:r>
              <w:rPr>
                <w:noProof/>
                <w:webHidden/>
              </w:rPr>
              <w:fldChar w:fldCharType="end"/>
            </w:r>
          </w:hyperlink>
        </w:p>
        <w:p w14:paraId="4935AC84" w14:textId="1B34B331" w:rsidR="00C36396" w:rsidRDefault="00C36396">
          <w:pPr>
            <w:pStyle w:val="Verzeichnis2"/>
            <w:tabs>
              <w:tab w:val="right" w:leader="dot" w:pos="9062"/>
            </w:tabs>
            <w:rPr>
              <w:noProof/>
            </w:rPr>
          </w:pPr>
          <w:hyperlink w:anchor="_Toc503371386" w:history="1">
            <w:r w:rsidRPr="00386769">
              <w:rPr>
                <w:rStyle w:val="Hyperlink"/>
                <w:noProof/>
                <w:lang w:eastAsia="de-DE"/>
              </w:rPr>
              <w:t>XAML – die GUI</w:t>
            </w:r>
            <w:r>
              <w:rPr>
                <w:noProof/>
                <w:webHidden/>
              </w:rPr>
              <w:tab/>
            </w:r>
            <w:r>
              <w:rPr>
                <w:noProof/>
                <w:webHidden/>
              </w:rPr>
              <w:fldChar w:fldCharType="begin"/>
            </w:r>
            <w:r>
              <w:rPr>
                <w:noProof/>
                <w:webHidden/>
              </w:rPr>
              <w:instrText xml:space="preserve"> PAGEREF _Toc503371386 \h </w:instrText>
            </w:r>
            <w:r>
              <w:rPr>
                <w:noProof/>
                <w:webHidden/>
              </w:rPr>
            </w:r>
            <w:r>
              <w:rPr>
                <w:noProof/>
                <w:webHidden/>
              </w:rPr>
              <w:fldChar w:fldCharType="separate"/>
            </w:r>
            <w:r>
              <w:rPr>
                <w:noProof/>
                <w:webHidden/>
              </w:rPr>
              <w:t>34</w:t>
            </w:r>
            <w:r>
              <w:rPr>
                <w:noProof/>
                <w:webHidden/>
              </w:rPr>
              <w:fldChar w:fldCharType="end"/>
            </w:r>
          </w:hyperlink>
        </w:p>
        <w:p w14:paraId="2B281A46" w14:textId="5C3476E7" w:rsidR="00C36396" w:rsidRDefault="00C36396">
          <w:pPr>
            <w:pStyle w:val="Verzeichnis3"/>
            <w:tabs>
              <w:tab w:val="right" w:leader="dot" w:pos="9062"/>
            </w:tabs>
            <w:rPr>
              <w:noProof/>
            </w:rPr>
          </w:pPr>
          <w:hyperlink w:anchor="_Toc503371387" w:history="1">
            <w:r w:rsidRPr="00386769">
              <w:rPr>
                <w:rStyle w:val="Hyperlink"/>
                <w:noProof/>
                <w:lang w:eastAsia="de-DE"/>
              </w:rPr>
              <w:t>Lokalisation</w:t>
            </w:r>
            <w:r>
              <w:rPr>
                <w:noProof/>
                <w:webHidden/>
              </w:rPr>
              <w:tab/>
            </w:r>
            <w:r>
              <w:rPr>
                <w:noProof/>
                <w:webHidden/>
              </w:rPr>
              <w:fldChar w:fldCharType="begin"/>
            </w:r>
            <w:r>
              <w:rPr>
                <w:noProof/>
                <w:webHidden/>
              </w:rPr>
              <w:instrText xml:space="preserve"> PAGEREF _Toc503371387 \h </w:instrText>
            </w:r>
            <w:r>
              <w:rPr>
                <w:noProof/>
                <w:webHidden/>
              </w:rPr>
            </w:r>
            <w:r>
              <w:rPr>
                <w:noProof/>
                <w:webHidden/>
              </w:rPr>
              <w:fldChar w:fldCharType="separate"/>
            </w:r>
            <w:r>
              <w:rPr>
                <w:noProof/>
                <w:webHidden/>
              </w:rPr>
              <w:t>34</w:t>
            </w:r>
            <w:r>
              <w:rPr>
                <w:noProof/>
                <w:webHidden/>
              </w:rPr>
              <w:fldChar w:fldCharType="end"/>
            </w:r>
          </w:hyperlink>
        </w:p>
        <w:p w14:paraId="3C84AC7F" w14:textId="1BA3D33B" w:rsidR="00C36396" w:rsidRDefault="00C36396">
          <w:pPr>
            <w:pStyle w:val="Verzeichnis2"/>
            <w:tabs>
              <w:tab w:val="right" w:leader="dot" w:pos="9062"/>
            </w:tabs>
            <w:rPr>
              <w:noProof/>
            </w:rPr>
          </w:pPr>
          <w:hyperlink w:anchor="_Toc503371388" w:history="1">
            <w:r w:rsidRPr="00386769">
              <w:rPr>
                <w:rStyle w:val="Hyperlink"/>
                <w:noProof/>
                <w:lang w:eastAsia="de-DE"/>
              </w:rPr>
              <w:t>C# - Das Modell</w:t>
            </w:r>
            <w:r>
              <w:rPr>
                <w:noProof/>
                <w:webHidden/>
              </w:rPr>
              <w:tab/>
            </w:r>
            <w:r>
              <w:rPr>
                <w:noProof/>
                <w:webHidden/>
              </w:rPr>
              <w:fldChar w:fldCharType="begin"/>
            </w:r>
            <w:r>
              <w:rPr>
                <w:noProof/>
                <w:webHidden/>
              </w:rPr>
              <w:instrText xml:space="preserve"> PAGEREF _Toc503371388 \h </w:instrText>
            </w:r>
            <w:r>
              <w:rPr>
                <w:noProof/>
                <w:webHidden/>
              </w:rPr>
            </w:r>
            <w:r>
              <w:rPr>
                <w:noProof/>
                <w:webHidden/>
              </w:rPr>
              <w:fldChar w:fldCharType="separate"/>
            </w:r>
            <w:r>
              <w:rPr>
                <w:noProof/>
                <w:webHidden/>
              </w:rPr>
              <w:t>34</w:t>
            </w:r>
            <w:r>
              <w:rPr>
                <w:noProof/>
                <w:webHidden/>
              </w:rPr>
              <w:fldChar w:fldCharType="end"/>
            </w:r>
          </w:hyperlink>
        </w:p>
        <w:p w14:paraId="48DA5F66" w14:textId="6E8B5CAF" w:rsidR="00C36396" w:rsidRDefault="00C36396">
          <w:pPr>
            <w:pStyle w:val="Verzeichnis2"/>
            <w:tabs>
              <w:tab w:val="right" w:leader="dot" w:pos="9062"/>
            </w:tabs>
            <w:rPr>
              <w:noProof/>
            </w:rPr>
          </w:pPr>
          <w:hyperlink w:anchor="_Toc503371389" w:history="1">
            <w:r w:rsidRPr="00386769">
              <w:rPr>
                <w:rStyle w:val="Hyperlink"/>
                <w:noProof/>
                <w:lang w:eastAsia="de-DE"/>
              </w:rPr>
              <w:t>HTTP – Die Verbindung nach draußen</w:t>
            </w:r>
            <w:r>
              <w:rPr>
                <w:noProof/>
                <w:webHidden/>
              </w:rPr>
              <w:tab/>
            </w:r>
            <w:r>
              <w:rPr>
                <w:noProof/>
                <w:webHidden/>
              </w:rPr>
              <w:fldChar w:fldCharType="begin"/>
            </w:r>
            <w:r>
              <w:rPr>
                <w:noProof/>
                <w:webHidden/>
              </w:rPr>
              <w:instrText xml:space="preserve"> PAGEREF _Toc503371389 \h </w:instrText>
            </w:r>
            <w:r>
              <w:rPr>
                <w:noProof/>
                <w:webHidden/>
              </w:rPr>
            </w:r>
            <w:r>
              <w:rPr>
                <w:noProof/>
                <w:webHidden/>
              </w:rPr>
              <w:fldChar w:fldCharType="separate"/>
            </w:r>
            <w:r>
              <w:rPr>
                <w:noProof/>
                <w:webHidden/>
              </w:rPr>
              <w:t>35</w:t>
            </w:r>
            <w:r>
              <w:rPr>
                <w:noProof/>
                <w:webHidden/>
              </w:rPr>
              <w:fldChar w:fldCharType="end"/>
            </w:r>
          </w:hyperlink>
        </w:p>
        <w:p w14:paraId="7C8AAF08" w14:textId="379A1C92" w:rsidR="00C36396" w:rsidRDefault="00C36396">
          <w:pPr>
            <w:pStyle w:val="Verzeichnis2"/>
            <w:tabs>
              <w:tab w:val="right" w:leader="dot" w:pos="9062"/>
            </w:tabs>
            <w:rPr>
              <w:noProof/>
            </w:rPr>
          </w:pPr>
          <w:hyperlink w:anchor="_Toc503371390" w:history="1">
            <w:r w:rsidRPr="00386769">
              <w:rPr>
                <w:rStyle w:val="Hyperlink"/>
                <w:noProof/>
                <w:lang w:eastAsia="de-DE"/>
              </w:rPr>
              <w:t>DirectLine- die Verbindung nach innen</w:t>
            </w:r>
            <w:r>
              <w:rPr>
                <w:noProof/>
                <w:webHidden/>
              </w:rPr>
              <w:tab/>
            </w:r>
            <w:r>
              <w:rPr>
                <w:noProof/>
                <w:webHidden/>
              </w:rPr>
              <w:fldChar w:fldCharType="begin"/>
            </w:r>
            <w:r>
              <w:rPr>
                <w:noProof/>
                <w:webHidden/>
              </w:rPr>
              <w:instrText xml:space="preserve"> PAGEREF _Toc503371390 \h </w:instrText>
            </w:r>
            <w:r>
              <w:rPr>
                <w:noProof/>
                <w:webHidden/>
              </w:rPr>
            </w:r>
            <w:r>
              <w:rPr>
                <w:noProof/>
                <w:webHidden/>
              </w:rPr>
              <w:fldChar w:fldCharType="separate"/>
            </w:r>
            <w:r>
              <w:rPr>
                <w:noProof/>
                <w:webHidden/>
              </w:rPr>
              <w:t>36</w:t>
            </w:r>
            <w:r>
              <w:rPr>
                <w:noProof/>
                <w:webHidden/>
              </w:rPr>
              <w:fldChar w:fldCharType="end"/>
            </w:r>
          </w:hyperlink>
        </w:p>
        <w:p w14:paraId="61767AA1" w14:textId="2E46EB73" w:rsidR="00C36396" w:rsidRDefault="00C36396">
          <w:r>
            <w:rPr>
              <w:b/>
              <w:bCs/>
            </w:rPr>
            <w:fldChar w:fldCharType="end"/>
          </w:r>
        </w:p>
      </w:sdtContent>
    </w:sdt>
    <w:p w14:paraId="7F5E8A65" w14:textId="77777777" w:rsidR="00C36396" w:rsidRDefault="00C36396"/>
    <w:p w14:paraId="1732A9C4" w14:textId="21EC3FF6" w:rsidR="00030A54" w:rsidRDefault="00235C63">
      <w:r>
        <w:t>04.09.2017</w:t>
      </w:r>
    </w:p>
    <w:p w14:paraId="0DA773B6" w14:textId="77777777" w:rsidR="00030A54" w:rsidRPr="00235C63" w:rsidRDefault="00030A54" w:rsidP="00235C63">
      <w:pPr>
        <w:pStyle w:val="berschrift1"/>
        <w:rPr>
          <w:b/>
        </w:rPr>
      </w:pPr>
      <w:bookmarkStart w:id="0" w:name="_Toc503371362"/>
      <w:r w:rsidRPr="00235C63">
        <w:rPr>
          <w:b/>
        </w:rPr>
        <w:lastRenderedPageBreak/>
        <w:t>Projektzielsetzung</w:t>
      </w:r>
      <w:bookmarkEnd w:id="0"/>
    </w:p>
    <w:p w14:paraId="6C0EC6BC" w14:textId="77777777" w:rsidR="00030A54" w:rsidRDefault="00030A54">
      <w:r>
        <w:t xml:space="preserve">Innerhalb der nächsten 2 Wochen sollen Bedienkonzepte von Sprachgesteuerten Apps erforscht werden. Das Ziel ist es ein Bedienkonzept für die Website 10.150.50.21/irj/portal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bookmarkStart w:id="1" w:name="_Toc503371363"/>
      <w:r w:rsidRPr="00235C63">
        <w:rPr>
          <w:b/>
        </w:rPr>
        <w:t>Sprachsteuerung einer HTML5-Seite</w:t>
      </w:r>
      <w:bookmarkEnd w:id="1"/>
    </w:p>
    <w:p w14:paraId="0D8FE741" w14:textId="77777777" w:rsidR="00030A54" w:rsidRDefault="00030A54">
      <w:r>
        <w:t>In HTML5 ist es möglich, die Spracheingabe als Formularform zu aktivieren. Das heißt aber nicht, dass auch Sprachassistenten dazu eingebunden werden können. Tastenkombi für Aktivierung ist ctrl shift .</w:t>
      </w:r>
      <w:r w:rsidR="00237E6E">
        <w:t xml:space="preserve"> </w:t>
      </w:r>
    </w:p>
    <w:p w14:paraId="64A76F32" w14:textId="77777777" w:rsidR="00237E6E" w:rsidRDefault="00237E6E" w:rsidP="00237E6E">
      <w:pPr>
        <w:pStyle w:val="Listenabsatz"/>
        <w:numPr>
          <w:ilvl w:val="0"/>
          <w:numId w:val="1"/>
        </w:numPr>
      </w:pPr>
      <w:r>
        <w:t>Nicht alle Feldtypen unterstützen Spracherkennung. Email, url und date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646E0B">
      <w:hyperlink r:id="rId8" w:history="1">
        <w:r w:rsidR="00235C63" w:rsidRPr="00BA540F">
          <w:rPr>
            <w:rStyle w:val="Hyperlink"/>
          </w:rPr>
          <w:t>http://blog.teamtreehouse.com/accepting-speech-input-html5-forms</w:t>
        </w:r>
      </w:hyperlink>
    </w:p>
    <w:p w14:paraId="006E9F51" w14:textId="77777777" w:rsidR="00235C63" w:rsidRDefault="00646E0B">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bookmarkStart w:id="2" w:name="_Toc503371364"/>
      <w:r w:rsidRPr="00235C63">
        <w:rPr>
          <w:b/>
        </w:rPr>
        <w:t>Sprachassistenten</w:t>
      </w:r>
      <w:bookmarkEnd w:id="2"/>
    </w:p>
    <w:p w14:paraId="438523A1" w14:textId="48B3BBA7" w:rsidR="004F3942" w:rsidRDefault="00235C63">
      <w:r>
        <w:t>Bei der Entwicklung einer App ist es möglich auf Standardapps des verwendeten Gerätes zurückzugreifen, so etwa Cortana (ab Windows 8), Siri (MacOS),</w:t>
      </w:r>
      <w:r w:rsidR="00E727AA">
        <w:t xml:space="preserve"> Google Now (Google),</w:t>
      </w:r>
      <w:r>
        <w:t xml:space="preserve"> Alexa (Amazon), Lucida (Open Source) bzw. die internen Mikrofon(e) und Lautsprecher zu nutzen.</w:t>
      </w:r>
      <w:r w:rsidR="004F3942">
        <w:t xml:space="preserve"> Dazu existieren meist sogenannte „Skills“ die das Entwickeln fördern.</w:t>
      </w:r>
    </w:p>
    <w:p w14:paraId="3232E2EA" w14:textId="53D5C0A4" w:rsidR="00D548C1" w:rsidRDefault="00D548C1">
      <w:r>
        <w:t>Zu Alexa und Cortana lässt sich eine Verbindung über das Microsoft Botframework herstellen.</w:t>
      </w:r>
    </w:p>
    <w:p w14:paraId="4A4C3955" w14:textId="09DF5525" w:rsidR="00D548C1" w:rsidRDefault="00D548C1">
      <w:r>
        <w:t xml:space="preserve">Vgl. </w:t>
      </w:r>
      <w:hyperlink r:id="rId10" w:history="1">
        <w:r w:rsidRPr="000D3BB5">
          <w:rPr>
            <w:rStyle w:val="Hyperlink"/>
          </w:rPr>
          <w:t>https://www.robinosborne.co.uk/2016/12/19/connecting-alexa-to-a-botframework-chatbot/</w:t>
        </w:r>
      </w:hyperlink>
    </w:p>
    <w:p w14:paraId="4FF159CA" w14:textId="32848421" w:rsidR="00D548C1" w:rsidRDefault="00D548C1"/>
    <w:p w14:paraId="20CDA9A7" w14:textId="0167927D" w:rsidR="00C8506A" w:rsidRDefault="00C8506A">
      <w:r>
        <w:t xml:space="preserve">Siri ist etwas intelligenter als Cortana, verfügt jedoch über keine Erinnerungsfunktion und muss </w:t>
      </w:r>
      <w:r w:rsidR="003334B9">
        <w:t>über den Homebutton aktiviert w</w:t>
      </w:r>
      <w:r>
        <w:t>erden. Zudem spielt Siri Musik besser ab als Cortana. Cortana kann hingegen die Stimme des Benutzers aus anderen Stimmen im Hintergrund herausfiltern und erkennen.</w:t>
      </w:r>
    </w:p>
    <w:p w14:paraId="3CEEDC41" w14:textId="77777777" w:rsidR="00C8506A" w:rsidRDefault="00C8506A"/>
    <w:p w14:paraId="65B4B3FC" w14:textId="5856453B" w:rsidR="004F3942" w:rsidRDefault="004F3942">
      <w:r>
        <w:t xml:space="preserve">Momentan ist Android das am weitesten verbreitete Betriebssystem auf dem Handymarkt. Das sieht man an der nachfolgenden Grafik von </w:t>
      </w:r>
      <w:hyperlink r:id="rId11" w:history="1">
        <w:r w:rsidRPr="004F3942">
          <w:rPr>
            <w:rStyle w:val="Hyperlink"/>
          </w:rPr>
          <w:t>Statista</w:t>
        </w:r>
      </w:hyperlink>
      <w:r>
        <w:t xml:space="preserve">, die die Verkaufszahlen von Handys von 2009 bis 2017 grafisch darstellt. IOS ist aktuell mit einem knappen Fünftel in den Weltmarktverkäufen </w:t>
      </w:r>
      <w:commentRangeStart w:id="3"/>
      <w:r>
        <w:t>vertreten</w:t>
      </w:r>
      <w:commentRangeEnd w:id="3"/>
      <w:r w:rsidR="00E727AA">
        <w:rPr>
          <w:rStyle w:val="Kommentarzeichen"/>
        </w:rPr>
        <w:commentReference w:id="3"/>
      </w:r>
      <w:r>
        <w:t xml:space="preserve">. Da IOS und Android unterschiedliche Entwicklungssprachen und –konzepte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lastRenderedPageBreak/>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3439" cy="2933847"/>
                    </a:xfrm>
                    <a:prstGeom prst="rect">
                      <a:avLst/>
                    </a:prstGeom>
                  </pic:spPr>
                </pic:pic>
              </a:graphicData>
            </a:graphic>
          </wp:inline>
        </w:drawing>
      </w:r>
    </w:p>
    <w:p w14:paraId="43B01748" w14:textId="54F717B1" w:rsidR="00D548C1" w:rsidRDefault="003334B9" w:rsidP="00D90BA0">
      <w:pPr>
        <w:pStyle w:val="berschrift2"/>
        <w:rPr>
          <w:b/>
        </w:rPr>
      </w:pPr>
      <w:bookmarkStart w:id="4" w:name="_Toc503371365"/>
      <w:r>
        <w:rPr>
          <w:b/>
        </w:rPr>
        <w:t>Literatur</w:t>
      </w:r>
      <w:bookmarkEnd w:id="4"/>
    </w:p>
    <w:p w14:paraId="01B2A663" w14:textId="4DB569FE" w:rsidR="008A43B8" w:rsidRPr="00D90BA0" w:rsidRDefault="008A43B8" w:rsidP="00D90BA0">
      <w:pPr>
        <w:pStyle w:val="berschrift2"/>
        <w:rPr>
          <w:b/>
        </w:rPr>
      </w:pPr>
      <w:bookmarkStart w:id="5" w:name="_Toc503371366"/>
      <w:r w:rsidRPr="00D90BA0">
        <w:rPr>
          <w:b/>
        </w:rPr>
        <w:t>Plattformübergreifende Entwicklung</w:t>
      </w:r>
      <w:bookmarkEnd w:id="5"/>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Xamarin Plugin und C#-Kenntnissen für beide Betriebssysteme zugleich zu entwickeln. </w:t>
      </w:r>
    </w:p>
    <w:p w14:paraId="207482A3" w14:textId="77777777" w:rsidR="008A43B8" w:rsidRDefault="008A43B8">
      <w:r>
        <w:t>-Microsoft Azure Account benötigt</w:t>
      </w:r>
    </w:p>
    <w:p w14:paraId="30C47764" w14:textId="77777777" w:rsidR="008A43B8" w:rsidRDefault="008A43B8">
      <w:r>
        <w:t>- Testen der App mit Xamarin IOS ist komplex, denn es ist notwendig eine Verbindung zu einem Mac einzurichten.</w:t>
      </w:r>
    </w:p>
    <w:p w14:paraId="7C24F870" w14:textId="77777777" w:rsidR="00894141" w:rsidRPr="00D90BA0" w:rsidRDefault="00894141" w:rsidP="00D90BA0">
      <w:pPr>
        <w:pStyle w:val="berschrift2"/>
        <w:rPr>
          <w:b/>
        </w:rPr>
      </w:pPr>
      <w:bookmarkStart w:id="6" w:name="_Toc503371367"/>
      <w:r w:rsidRPr="00D90BA0">
        <w:rPr>
          <w:b/>
        </w:rPr>
        <w:t>Navigation</w:t>
      </w:r>
      <w:bookmarkEnd w:id="6"/>
    </w:p>
    <w:p w14:paraId="315BDAF9" w14:textId="2F3104BA" w:rsidR="00894141" w:rsidRDefault="00894141">
      <w:r>
        <w:t>Sprachgesteuerte Anwendungen werden in Bezug auf die Navigationstypen auf Zielgericht</w:t>
      </w:r>
      <w:r w:rsidR="00E40F05">
        <w:t>ete z.B. „move to unicorn</w:t>
      </w:r>
      <w:r>
        <w:t>“ und Richtungsorientierte z.B. „mo</w:t>
      </w:r>
      <w:r w:rsidR="00E40F05">
        <w:t xml:space="preserve">ve 4 lines down, left 8 words“ </w:t>
      </w:r>
      <w:r>
        <w:t>unterschieden. Außerdem gibt es eine Unterscheidung zwischen mul</w:t>
      </w:r>
      <w:r w:rsidR="00E40F05">
        <w:t>t</w:t>
      </w:r>
      <w:r>
        <w:t>imodalen Systemen und handfreien Systemen.</w:t>
      </w:r>
    </w:p>
    <w:p w14:paraId="2BEC46B8" w14:textId="77777777" w:rsidR="00894141" w:rsidRDefault="00894141">
      <w:r>
        <w:t>Bei den multimodalen Systemen kann der User zwischendurch den Cursor auch mit der Maus oder Tastatur führen. Handfreie Systeme lassen dagegen keine konventionellen Mittel der Steuerung zu, zum Beispiel weil der Benutzer blind ist oder aus anderen Gründen keine Tasten oder Touchs ausführen kann wie zum Beispiel beim Autofahren.</w:t>
      </w:r>
    </w:p>
    <w:p w14:paraId="2261C687" w14:textId="77777777" w:rsidR="00AB3600" w:rsidRDefault="00AB3600">
      <w:r>
        <w:t xml:space="preserve">Die Sprachintelligenz erkennt in beiden </w:t>
      </w:r>
      <w:commentRangeStart w:id="7"/>
      <w:r>
        <w:t xml:space="preserve">Fällen Kommandos </w:t>
      </w:r>
      <w:commentRangeEnd w:id="7"/>
      <w:r w:rsidR="008D55FA">
        <w:rPr>
          <w:rStyle w:val="Kommentarzeichen"/>
        </w:rPr>
        <w:commentReference w:id="7"/>
      </w:r>
      <w:r>
        <w:t>wie etwa die folgenden:</w:t>
      </w:r>
    </w:p>
    <w:p w14:paraId="1C0A000A" w14:textId="77777777" w:rsidR="00AB3600" w:rsidRDefault="00AB3600" w:rsidP="00AB3600">
      <w:pPr>
        <w:keepNext/>
      </w:pPr>
      <w:r>
        <w:rPr>
          <w:noProof/>
          <w:lang w:eastAsia="de-DE"/>
        </w:rPr>
        <w:lastRenderedPageBreak/>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306" cy="3792971"/>
                    </a:xfrm>
                    <a:prstGeom prst="rect">
                      <a:avLst/>
                    </a:prstGeom>
                  </pic:spPr>
                </pic:pic>
              </a:graphicData>
            </a:graphic>
          </wp:inline>
        </w:drawing>
      </w:r>
    </w:p>
    <w:p w14:paraId="46B02EB0" w14:textId="52FE32B2" w:rsidR="00AB3600" w:rsidRDefault="00AB3600" w:rsidP="00AB3600">
      <w:pPr>
        <w:pStyle w:val="Beschriftung"/>
      </w:pPr>
      <w:r>
        <w:t xml:space="preserve">Abbildung </w:t>
      </w:r>
      <w:fldSimple w:instr=" SEQ Abbildung \* ARABIC ">
        <w:r w:rsidR="0008461B">
          <w:rPr>
            <w:noProof/>
          </w:rPr>
          <w:t>1</w:t>
        </w:r>
      </w:fldSimple>
      <w:r>
        <w:t xml:space="preserve"> Sprachbasierte Kommandos von TkTalk version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Grid-System. Im Gridsystem navigiert der Benutzer mittels Tasten und Kommandos den Cursor auf dem Bildschirm. Dies wurde erstmalig dazu verwendet, blinden 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8"/>
      <w:r>
        <w:t xml:space="preserve">Nummerntastenfeld </w:t>
      </w:r>
      <w:commentRangeEnd w:id="8"/>
      <w:r w:rsidR="005E5C20">
        <w:rPr>
          <w:rStyle w:val="Kommentarzeichen"/>
        </w:rPr>
        <w:commentReference w:id="8"/>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lastRenderedPageBreak/>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3175" cy="2832018"/>
                    </a:xfrm>
                    <a:prstGeom prst="rect">
                      <a:avLst/>
                    </a:prstGeom>
                  </pic:spPr>
                </pic:pic>
              </a:graphicData>
            </a:graphic>
          </wp:inline>
        </w:drawing>
      </w:r>
    </w:p>
    <w:p w14:paraId="42EB1D46" w14:textId="41762B22" w:rsidR="00FA22F7" w:rsidRDefault="005E5C20" w:rsidP="005E5C20">
      <w:pPr>
        <w:pStyle w:val="Beschriftung"/>
      </w:pPr>
      <w:r>
        <w:t xml:space="preserve">Abbildung </w:t>
      </w:r>
      <w:fldSimple w:instr=" SEQ Abbildung \* ARABIC ">
        <w:r w:rsidR="0008461B">
          <w:rPr>
            <w:noProof/>
          </w:rPr>
          <w:t>2</w:t>
        </w:r>
      </w:fldSimple>
      <w:r>
        <w:t xml:space="preserve"> Auswahl an IC2D Funktionstasten</w:t>
      </w:r>
    </w:p>
    <w:p w14:paraId="50CED6FA" w14:textId="77777777" w:rsidR="005E5C20" w:rsidRDefault="005E5C20" w:rsidP="005E5C20">
      <w:r>
        <w:t>*o= information welches Objekt der Palette gerade ausgewählt ist (e.g. sh</w:t>
      </w:r>
      <w:r w:rsidRPr="005E5C20">
        <w:t>ape square, positions 1, 3, 9, and 7").</w:t>
      </w:r>
    </w:p>
    <w:p w14:paraId="2A1A18C7" w14:textId="77777777" w:rsidR="00D90BA0" w:rsidRDefault="00D90BA0" w:rsidP="005E5C20">
      <w:r>
        <w:t>W= where am I key sagt wo der cursor gerade ist (und was dort bereits steht)</w:t>
      </w:r>
    </w:p>
    <w:p w14:paraId="4635499B" w14:textId="77777777" w:rsidR="00D156AC" w:rsidRDefault="00D156AC" w:rsidP="005E5C20">
      <w:r>
        <w:t>Cortana Skills</w:t>
      </w:r>
    </w:p>
    <w:p w14:paraId="0555ABCF" w14:textId="73A34A52" w:rsidR="00D156AC" w:rsidRDefault="00462869" w:rsidP="005E5C20">
      <w:r>
        <w:t>Tbd</w:t>
      </w:r>
    </w:p>
    <w:p w14:paraId="49D2B7F7" w14:textId="5B838626" w:rsidR="00462869" w:rsidRDefault="00462869" w:rsidP="0080660E">
      <w:pPr>
        <w:pStyle w:val="berschrift2"/>
      </w:pPr>
      <w:bookmarkStart w:id="9" w:name="_Toc503371368"/>
      <w:r>
        <w:t>Azure</w:t>
      </w:r>
      <w:bookmarkEnd w:id="9"/>
    </w:p>
    <w:p w14:paraId="5FBE59A3" w14:textId="3CCB3E33" w:rsidR="00462869" w:rsidRDefault="00462869" w:rsidP="005E5C20">
      <w:r>
        <w:t xml:space="preserve">Azure ist ein Cloud-dienst der </w:t>
      </w:r>
      <w:commentRangeStart w:id="10"/>
      <w:r>
        <w:t xml:space="preserve">plattformübergreifende Entwicklung </w:t>
      </w:r>
      <w:commentRangeEnd w:id="10"/>
      <w:r>
        <w:rPr>
          <w:rStyle w:val="Kommentarzeichen"/>
        </w:rPr>
        <w:commentReference w:id="10"/>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48355"/>
                    </a:xfrm>
                    <a:prstGeom prst="rect">
                      <a:avLst/>
                    </a:prstGeom>
                  </pic:spPr>
                </pic:pic>
              </a:graphicData>
            </a:graphic>
          </wp:inline>
        </w:drawing>
      </w:r>
    </w:p>
    <w:p w14:paraId="69604303" w14:textId="61CF5436" w:rsidR="00BC3EA4" w:rsidRDefault="00BC3EA4" w:rsidP="00BC3EA4">
      <w:pPr>
        <w:pStyle w:val="Beschriftung"/>
      </w:pPr>
      <w:r>
        <w:t xml:space="preserve">Abbildung </w:t>
      </w:r>
      <w:fldSimple w:instr=" SEQ Abbildung \* ARABIC ">
        <w:r w:rsidR="0008461B">
          <w:rPr>
            <w:noProof/>
          </w:rPr>
          <w:t>3</w:t>
        </w:r>
      </w:fldSimple>
      <w:r>
        <w:t>: App Service Plan</w:t>
      </w:r>
    </w:p>
    <w:p w14:paraId="50092DD2" w14:textId="77777777" w:rsidR="00BC3EA4" w:rsidRDefault="00BC3EA4" w:rsidP="00BC3EA4">
      <w:r>
        <w:lastRenderedPageBreak/>
        <w:t>+Scale up/down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9"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25C623E6" w14:textId="77777777" w:rsidR="00BF705C" w:rsidRDefault="00BF705C" w:rsidP="00BC3EA4"/>
    <w:p w14:paraId="0DAF8865" w14:textId="4CEF5D30" w:rsidR="00BF705C" w:rsidRDefault="00BF705C" w:rsidP="00BF705C">
      <w:pPr>
        <w:pStyle w:val="berschrift3"/>
      </w:pPr>
      <w:bookmarkStart w:id="11" w:name="_Toc503371369"/>
      <w:r>
        <w:t>LUIS Bots in Azure</w:t>
      </w:r>
      <w:bookmarkEnd w:id="11"/>
    </w:p>
    <w:p w14:paraId="0757CA8E" w14:textId="3D5C016D" w:rsidR="008121B0" w:rsidRDefault="008121B0" w:rsidP="00BC3EA4">
      <w:r>
        <w:t xml:space="preserve">Azure kann ebenfalls Bots verwalten. </w:t>
      </w:r>
      <w:commentRangeStart w:id="12"/>
      <w:r>
        <w:t>Kosten unbekannt</w:t>
      </w:r>
      <w:commentRangeEnd w:id="12"/>
      <w:r w:rsidR="001C1334">
        <w:rPr>
          <w:rStyle w:val="Kommentarzeichen"/>
        </w:rPr>
        <w:commentReference w:id="12"/>
      </w:r>
      <w:r>
        <w:t>. Es gibt dort ei</w:t>
      </w:r>
      <w:r w:rsidR="00BF705C">
        <w:t>n</w:t>
      </w:r>
      <w:r>
        <w:t xml:space="preserve"> Template zur Einbindung von LUIS. (Spracherkennungsapi) . Nach einem nutzungsbasiertem Abonnement von Azure kann man folgende Schritte durchlaufen (Anmerkung hierzu- der Bot erfordert einen Server, dieser kann bis zu 1 GB umsonst genutzt werden und verursacht ansonsten ebenfalls Kosten. Die Nachfolgende Abbildung </w:t>
      </w:r>
      <w:r w:rsidR="001C1334">
        <w:t>illustriert wie man die Verbind</w:t>
      </w:r>
      <w:r>
        <w:t>un</w:t>
      </w:r>
      <w:r w:rsidR="00BF705C">
        <w:t xml:space="preserve">g zum Botframework Schritt für </w:t>
      </w:r>
      <w:r>
        <w:t>Schritt aufbaut.</w:t>
      </w:r>
    </w:p>
    <w:p w14:paraId="0C78664B" w14:textId="534999E7" w:rsidR="008121B0" w:rsidRDefault="008121B0" w:rsidP="00BC3EA4">
      <w:r>
        <w:rPr>
          <w:noProof/>
          <w:lang w:eastAsia="de-DE"/>
        </w:rPr>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69690"/>
                    </a:xfrm>
                    <a:prstGeom prst="rect">
                      <a:avLst/>
                    </a:prstGeom>
                  </pic:spPr>
                </pic:pic>
              </a:graphicData>
            </a:graphic>
          </wp:inline>
        </w:drawing>
      </w:r>
    </w:p>
    <w:p w14:paraId="49A2117A" w14:textId="2CF6EA26" w:rsidR="007D622E" w:rsidRDefault="007D622E" w:rsidP="00BC3EA4">
      <w:r>
        <w:t>Der Bot lässt sich online, über Dritte oder in Kooperation mit einer eigenen VisualStudio Instanz verwenden.</w:t>
      </w:r>
      <w:r w:rsidR="001C256D">
        <w:t xml:space="preserve"> Zum Testen gibt es die Bot-API, unter </w:t>
      </w:r>
      <w:hyperlink r:id="rId21" w:history="1">
        <w:r w:rsidR="001C256D" w:rsidRPr="0080317E">
          <w:rPr>
            <w:rStyle w:val="Hyperlink"/>
          </w:rPr>
          <w:t>https://westus.dev.cognitive.microsoft.com/docs/services/5890b47c39e2bb17b84a55ff/operations/5890b47c39e2bb052c5b9c2f/console</w:t>
        </w:r>
      </w:hyperlink>
    </w:p>
    <w:p w14:paraId="2C45B6C2" w14:textId="0FBC4CA2" w:rsidR="001C256D" w:rsidRDefault="000D5731" w:rsidP="00BC3EA4">
      <w:r>
        <w:t>Es gibt mindestens 3 Elemente, die zum Erstellen einer LUIS-Anwendung in Azure notwendig sind. Dazu geh</w:t>
      </w:r>
      <w:r w:rsidR="00BF705C">
        <w:t>ört mindestens 1 Cognitive Service-Key (ein zweiter ist für eine weitere Region/Sprache gedacht)</w:t>
      </w:r>
      <w:r>
        <w:t xml:space="preserve"> ein</w:t>
      </w:r>
      <w:r w:rsidR="00BF705C">
        <w:t xml:space="preserve"> App Service (der Bot, der auf Anfragen antwortet) und ein App Service Plan (der festlegt, wo beides gehostet werden soll. Hier unbedingt Tarif F0 auswählen, sonst entstehen Kosten)</w:t>
      </w:r>
      <w:r>
        <w:t>. Ein genaues Tutorial dazu findet sich hier:</w:t>
      </w:r>
    </w:p>
    <w:p w14:paraId="7A86131C" w14:textId="04B38214" w:rsidR="000D5731" w:rsidRDefault="00646E0B" w:rsidP="00BC3EA4">
      <w:hyperlink r:id="rId22" w:history="1">
        <w:r w:rsidR="000D5731" w:rsidRPr="0080317E">
          <w:rPr>
            <w:rStyle w:val="Hyperlink"/>
          </w:rPr>
          <w:t>https://docs.microsoft.com/en-us/azure/cognitive-services/luis/home</w:t>
        </w:r>
      </w:hyperlink>
    </w:p>
    <w:p w14:paraId="7475E6A3" w14:textId="62FBF725" w:rsidR="000D5731" w:rsidRDefault="000D5731" w:rsidP="00BC3EA4">
      <w:r>
        <w:t xml:space="preserve">Allerdings ist der Language Understanding Intelligence Service nur einmal als F0 auswählbar-kostenlos. Hat man die freie Instanz </w:t>
      </w:r>
      <w:r w:rsidR="00BF705C">
        <w:t>erstmal gelöscht, dann ist das E</w:t>
      </w:r>
      <w:r>
        <w:t xml:space="preserve">rstellen einer weiteren nicht mehr möglich und man kann nur noch </w:t>
      </w:r>
      <w:r w:rsidR="00BF705C">
        <w:t>den kostenverursachenden Fall a</w:t>
      </w:r>
      <w:r>
        <w:t>bo</w:t>
      </w:r>
      <w:r w:rsidR="00BF705C">
        <w:t>n</w:t>
      </w:r>
      <w:r>
        <w:t>nieren.</w:t>
      </w:r>
    </w:p>
    <w:p w14:paraId="6977DEC8" w14:textId="77777777" w:rsidR="000D5731" w:rsidRDefault="000D5731" w:rsidP="000D5731">
      <w:pPr>
        <w:keepNext/>
      </w:pPr>
      <w:r>
        <w:rPr>
          <w:noProof/>
          <w:lang w:eastAsia="de-DE"/>
        </w:rPr>
        <w:drawing>
          <wp:inline distT="0" distB="0" distL="0" distR="0" wp14:anchorId="7B2A8B8A" wp14:editId="0F35BE65">
            <wp:extent cx="5760720" cy="505206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052060"/>
                    </a:xfrm>
                    <a:prstGeom prst="rect">
                      <a:avLst/>
                    </a:prstGeom>
                  </pic:spPr>
                </pic:pic>
              </a:graphicData>
            </a:graphic>
          </wp:inline>
        </w:drawing>
      </w:r>
    </w:p>
    <w:p w14:paraId="1BD29CD6" w14:textId="0690FF1C" w:rsidR="000D5731" w:rsidRDefault="000D5731" w:rsidP="000D5731">
      <w:pPr>
        <w:pStyle w:val="Beschriftung"/>
      </w:pPr>
      <w:r>
        <w:t xml:space="preserve">Abbildung </w:t>
      </w:r>
      <w:fldSimple w:instr=" SEQ Abbildung \* ARABIC ">
        <w:r w:rsidR="0008461B">
          <w:rPr>
            <w:noProof/>
          </w:rPr>
          <w:t>4</w:t>
        </w:r>
      </w:fldSimple>
      <w:r>
        <w:t>: Probleme mit kostenlosen Instanzen</w:t>
      </w:r>
    </w:p>
    <w:p w14:paraId="7EF989C8" w14:textId="4627C773" w:rsidR="003334B9" w:rsidRDefault="003334B9" w:rsidP="00FB07EC">
      <w:pPr>
        <w:rPr>
          <w:lang w:val="en-US"/>
        </w:rPr>
      </w:pPr>
      <w:r>
        <w:rPr>
          <w:noProof/>
          <w:lang w:eastAsia="de-DE"/>
        </w:rPr>
        <w:lastRenderedPageBreak/>
        <w:drawing>
          <wp:inline distT="0" distB="0" distL="0" distR="0" wp14:anchorId="7F1B621D" wp14:editId="588FDC7C">
            <wp:extent cx="5314950" cy="33623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950" cy="3362325"/>
                    </a:xfrm>
                    <a:prstGeom prst="rect">
                      <a:avLst/>
                    </a:prstGeom>
                  </pic:spPr>
                </pic:pic>
              </a:graphicData>
            </a:graphic>
          </wp:inline>
        </w:drawing>
      </w:r>
    </w:p>
    <w:p w14:paraId="7F81C318" w14:textId="79C468E8" w:rsidR="00FB07EC" w:rsidRPr="00FB07EC" w:rsidRDefault="00FB07EC" w:rsidP="00FB07EC">
      <w:pPr>
        <w:rPr>
          <w:lang w:val="en-US"/>
        </w:rPr>
      </w:pPr>
      <w:r>
        <w:rPr>
          <w:lang w:val="en-US"/>
        </w:rPr>
        <w:t>Wie man hier sieht, gibts auch auf azure probleme.</w:t>
      </w:r>
    </w:p>
    <w:p w14:paraId="73E50D6B" w14:textId="2252BA42" w:rsidR="007D622E" w:rsidRDefault="007D622E" w:rsidP="007D622E">
      <w:pPr>
        <w:pStyle w:val="berschrift2"/>
        <w:rPr>
          <w:rFonts w:ascii="segoe-ui_normal" w:hAnsi="segoe-ui_normal" w:cs="Arial"/>
          <w:color w:val="222222"/>
          <w:lang w:val="en-US"/>
        </w:rPr>
      </w:pPr>
      <w:bookmarkStart w:id="13" w:name="_Toc503371370"/>
      <w:r>
        <w:rPr>
          <w:rFonts w:ascii="segoe-ui_normal" w:hAnsi="segoe-ui_normal" w:cs="Arial"/>
          <w:color w:val="222222"/>
          <w:lang w:val="en-US"/>
        </w:rPr>
        <w:t>Publish C# bot on App Service plan from Visual Studio</w:t>
      </w:r>
      <w:bookmarkEnd w:id="13"/>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.PublishSettings</w:t>
      </w:r>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(.sln)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r>
        <w:rPr>
          <w:rStyle w:val="Fett"/>
          <w:rFonts w:cs="Arial"/>
          <w:color w:val="222222"/>
          <w:lang w:val="en-US"/>
        </w:rPr>
        <w:t>PostDeployScripts</w:t>
      </w:r>
      <w:r>
        <w:rPr>
          <w:rFonts w:ascii="segoe-ui_normal" w:hAnsi="segoe-ui_normal" w:cs="Arial"/>
          <w:color w:val="222222"/>
          <w:lang w:val="en-US"/>
        </w:rPr>
        <w:t xml:space="preserve"> folder, select the file that ends in </w:t>
      </w:r>
      <w:r>
        <w:rPr>
          <w:rStyle w:val="HTMLCode"/>
          <w:rFonts w:eastAsiaTheme="majorEastAsia"/>
          <w:color w:val="222222"/>
          <w:lang w:val="en-US"/>
        </w:rPr>
        <w:t>.PublishSettings</w:t>
      </w:r>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lastRenderedPageBreak/>
        <w:t>Es gibt allerdings Probleme mit dem Emulator, wenn ich lokal test</w:t>
      </w:r>
      <w:r w:rsidR="00B76FBB">
        <w:t>en</w:t>
      </w:r>
      <w:r>
        <w:t xml:space="preserve"> möchte, ähnlich wie bei </w:t>
      </w:r>
      <w:hyperlink r:id="rId25"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r>
        <w:t>Azure ist ein sehr umfangreicher Serviceanbieter, es gibt dort eine Vielzahl von Arten die Syncronisation mit Visual Studio zu ermöglichen. Ein Weg ist sicherlich, ein lokales Git-Verzeichnis als Bereitstellungsquelle zu setzen. Verwirrend ist dabei das mir den Tools von Azure meist etwas neues angelegt wird, und dies nicht auf bekannte Projekte einstellbar ist.</w:t>
      </w:r>
    </w:p>
    <w:p w14:paraId="5182A043" w14:textId="222B1CF2" w:rsidR="001C1334" w:rsidRDefault="001C1334" w:rsidP="001C1334">
      <w:pPr>
        <w:shd w:val="clear" w:color="auto" w:fill="FFFFFF"/>
        <w:jc w:val="both"/>
      </w:pPr>
      <w:r>
        <w:rPr>
          <w:noProof/>
          <w:lang w:eastAsia="de-DE"/>
        </w:rPr>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3648075"/>
                    </a:xfrm>
                    <a:prstGeom prst="rect">
                      <a:avLst/>
                    </a:prstGeom>
                  </pic:spPr>
                </pic:pic>
              </a:graphicData>
            </a:graphic>
          </wp:inline>
        </w:drawing>
      </w:r>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r>
        <w:t>VisualStudi</w:t>
      </w:r>
      <w:r w:rsidR="001C1334">
        <w:t>o</w:t>
      </w:r>
      <w:r>
        <w:t>Online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bookmarkStart w:id="14" w:name="_Toc503371371"/>
      <w:r>
        <w:t>Ergometrie</w:t>
      </w:r>
      <w:bookmarkEnd w:id="14"/>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bookmarkStart w:id="15" w:name="_Toc503371372"/>
      <w:r>
        <w:t>Visual Studio</w:t>
      </w:r>
      <w:bookmarkEnd w:id="15"/>
    </w:p>
    <w:p w14:paraId="315F8129" w14:textId="11236D73" w:rsidR="0080660E" w:rsidRDefault="0080660E" w:rsidP="00BC3EA4">
      <w:r>
        <w:t>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Imagine zur Verfügung steht.</w:t>
      </w:r>
    </w:p>
    <w:p w14:paraId="172A9F7C" w14:textId="20471DBC" w:rsidR="005C6012" w:rsidRDefault="005C6012" w:rsidP="00BC3EA4">
      <w:r>
        <w:t>Troubleshooting</w:t>
      </w:r>
    </w:p>
    <w:p w14:paraId="634C8BB0" w14:textId="6B647D7F" w:rsidR="005C6012" w:rsidRDefault="005C6012" w:rsidP="00BC3EA4">
      <w:r>
        <w:t>Fehlermeldung „InitializeComponent() konnte nicht gefunden werden</w:t>
      </w:r>
    </w:p>
    <w:p w14:paraId="092F59E4" w14:textId="4D9480E1" w:rsidR="005C6012" w:rsidRDefault="005C6012" w:rsidP="00BC3EA4">
      <w:r>
        <w:lastRenderedPageBreak/>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68775"/>
                    </a:xfrm>
                    <a:prstGeom prst="rect">
                      <a:avLst/>
                    </a:prstGeom>
                  </pic:spPr>
                </pic:pic>
              </a:graphicData>
            </a:graphic>
          </wp:inline>
        </w:drawing>
      </w:r>
    </w:p>
    <w:p w14:paraId="1B9177F9" w14:textId="1BD4F4DB" w:rsidR="0080660E" w:rsidRDefault="0080660E" w:rsidP="0080660E">
      <w:pPr>
        <w:pStyle w:val="Beschriftung"/>
      </w:pPr>
      <w:r>
        <w:t xml:space="preserve">Abbildung </w:t>
      </w:r>
      <w:fldSimple w:instr=" SEQ Abbildung \* ARABIC ">
        <w:r w:rsidR="0008461B">
          <w:rPr>
            <w:noProof/>
          </w:rPr>
          <w:t>5</w:t>
        </w:r>
      </w:fldSimple>
      <w:r>
        <w:t>: hello World</w:t>
      </w:r>
      <w:r>
        <w:rPr>
          <w:rStyle w:val="Funotenzeichen"/>
        </w:rPr>
        <w:footnoteReference w:id="3"/>
      </w:r>
    </w:p>
    <w:p w14:paraId="16EC6529" w14:textId="2733AB3A" w:rsidR="0080660E" w:rsidRDefault="0080660E" w:rsidP="0080660E">
      <w:r>
        <w:t>Wie man hier ebenfalls sieht, gibt es aktuell Probleme bei diesen beiden Editionen- die Android SDK wird nicht gefunden.</w:t>
      </w:r>
    </w:p>
    <w:p w14:paraId="043C9F0C" w14:textId="3AFB2262" w:rsidR="00F75305" w:rsidRDefault="00F75305" w:rsidP="0080660E">
      <w:r>
        <w:t>Lösung: unbekannt</w:t>
      </w:r>
    </w:p>
    <w:p w14:paraId="4F62CC83" w14:textId="1B4DEF5B" w:rsidR="00F75305" w:rsidRDefault="00F75305" w:rsidP="0080660E">
      <w:r>
        <w:t>Problem: Komponenten-Cache veraltet.</w:t>
      </w:r>
    </w:p>
    <w:p w14:paraId="6A20BF68" w14:textId="77777777" w:rsidR="00F75305" w:rsidRDefault="00F75305" w:rsidP="00F75305">
      <w:pPr>
        <w:keepNext/>
      </w:pPr>
      <w:r>
        <w:rPr>
          <w:noProof/>
          <w:lang w:eastAsia="de-DE"/>
        </w:rPr>
        <w:lastRenderedPageBreak/>
        <w:drawing>
          <wp:inline distT="0" distB="0" distL="0" distR="0" wp14:anchorId="51F41CC5" wp14:editId="0CA94A97">
            <wp:extent cx="5760720" cy="29489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48940"/>
                    </a:xfrm>
                    <a:prstGeom prst="rect">
                      <a:avLst/>
                    </a:prstGeom>
                  </pic:spPr>
                </pic:pic>
              </a:graphicData>
            </a:graphic>
          </wp:inline>
        </w:drawing>
      </w:r>
    </w:p>
    <w:p w14:paraId="17E43ED1" w14:textId="369995A5" w:rsidR="00F75305" w:rsidRDefault="00F75305" w:rsidP="00F75305">
      <w:pPr>
        <w:pStyle w:val="Beschriftung"/>
      </w:pPr>
      <w:r>
        <w:t xml:space="preserve">Abbildung </w:t>
      </w:r>
      <w:fldSimple w:instr=" SEQ Abbildung \* ARABIC ">
        <w:r w:rsidR="0008461B">
          <w:rPr>
            <w:noProof/>
          </w:rPr>
          <w:t>6</w:t>
        </w:r>
      </w:fldSimple>
      <w:r>
        <w:t>: veralteter Komponentencache</w:t>
      </w:r>
    </w:p>
    <w:p w14:paraId="0E1B638B" w14:textId="34D017B0" w:rsidR="00F75305" w:rsidRDefault="00F75305" w:rsidP="0080660E">
      <w:r>
        <w:t>Lösung: Den Cache-Ordner im AppData-Ordner löschen wie folgt:</w:t>
      </w:r>
    </w:p>
    <w:p w14:paraId="2E2999E0" w14:textId="6A54E56C" w:rsidR="00F75305" w:rsidRDefault="00646E0B" w:rsidP="0080660E">
      <w:hyperlink r:id="rId29" w:history="1">
        <w:r w:rsidR="00F75305" w:rsidRPr="0080317E">
          <w:rPr>
            <w:rStyle w:val="Hyperlink"/>
          </w:rPr>
          <w:t>http://withmartin.net/how-visual-studios-component-model-cache-can-be-a-pain/</w:t>
        </w:r>
      </w:hyperlink>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35"/>
        <w:gridCol w:w="346"/>
        <w:gridCol w:w="5768"/>
        <w:gridCol w:w="931"/>
        <w:gridCol w:w="345"/>
        <w:gridCol w:w="334"/>
        <w:gridCol w:w="803"/>
      </w:tblGrid>
      <w:tr w:rsidR="000D7666" w:rsidRPr="000D7666" w14:paraId="05C721C9" w14:textId="77777777">
        <w:trPr>
          <w:trHeight w:val="200"/>
        </w:trPr>
        <w:tc>
          <w:tcPr>
            <w:tcW w:w="0" w:type="auto"/>
            <w:tcBorders>
              <w:top w:val="single" w:sz="4" w:space="0" w:color="7F7F7F"/>
              <w:left w:val="single" w:sz="4" w:space="0" w:color="7F7F7F"/>
              <w:bottom w:val="single" w:sz="4" w:space="0" w:color="7F7F7F"/>
              <w:right w:val="single" w:sz="4" w:space="0" w:color="7F7F7F"/>
            </w:tcBorders>
            <w:vAlign w:val="center"/>
          </w:tcPr>
          <w:p w14:paraId="0CE00E3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Schweregrad</w:t>
            </w:r>
          </w:p>
        </w:tc>
        <w:tc>
          <w:tcPr>
            <w:tcW w:w="0" w:type="auto"/>
            <w:tcBorders>
              <w:top w:val="single" w:sz="4" w:space="0" w:color="7F7F7F"/>
              <w:left w:val="single" w:sz="4" w:space="0" w:color="7F7F7F"/>
              <w:bottom w:val="single" w:sz="4" w:space="0" w:color="7F7F7F"/>
              <w:right w:val="single" w:sz="4" w:space="0" w:color="7F7F7F"/>
            </w:tcBorders>
            <w:vAlign w:val="center"/>
          </w:tcPr>
          <w:p w14:paraId="0A8D166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Code</w:t>
            </w:r>
          </w:p>
        </w:tc>
        <w:tc>
          <w:tcPr>
            <w:tcW w:w="0" w:type="auto"/>
            <w:tcBorders>
              <w:top w:val="single" w:sz="4" w:space="0" w:color="7F7F7F"/>
              <w:left w:val="single" w:sz="4" w:space="0" w:color="7F7F7F"/>
              <w:bottom w:val="single" w:sz="4" w:space="0" w:color="7F7F7F"/>
              <w:right w:val="single" w:sz="4" w:space="0" w:color="7F7F7F"/>
            </w:tcBorders>
            <w:vAlign w:val="center"/>
          </w:tcPr>
          <w:p w14:paraId="61A1A537"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Beschreibung</w:t>
            </w:r>
          </w:p>
        </w:tc>
        <w:tc>
          <w:tcPr>
            <w:tcW w:w="0" w:type="auto"/>
            <w:tcBorders>
              <w:top w:val="single" w:sz="4" w:space="0" w:color="7F7F7F"/>
              <w:left w:val="single" w:sz="4" w:space="0" w:color="7F7F7F"/>
              <w:bottom w:val="single" w:sz="4" w:space="0" w:color="7F7F7F"/>
              <w:right w:val="single" w:sz="4" w:space="0" w:color="7F7F7F"/>
            </w:tcBorders>
            <w:vAlign w:val="center"/>
          </w:tcPr>
          <w:p w14:paraId="114C1E7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Projekt</w:t>
            </w:r>
          </w:p>
        </w:tc>
        <w:tc>
          <w:tcPr>
            <w:tcW w:w="0" w:type="auto"/>
            <w:tcBorders>
              <w:top w:val="single" w:sz="4" w:space="0" w:color="7F7F7F"/>
              <w:left w:val="single" w:sz="4" w:space="0" w:color="7F7F7F"/>
              <w:bottom w:val="single" w:sz="4" w:space="0" w:color="7F7F7F"/>
              <w:right w:val="single" w:sz="4" w:space="0" w:color="7F7F7F"/>
            </w:tcBorders>
            <w:vAlign w:val="center"/>
          </w:tcPr>
          <w:p w14:paraId="3039EC96"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Datei</w:t>
            </w:r>
          </w:p>
        </w:tc>
        <w:tc>
          <w:tcPr>
            <w:tcW w:w="0" w:type="auto"/>
            <w:tcBorders>
              <w:top w:val="single" w:sz="4" w:space="0" w:color="7F7F7F"/>
              <w:left w:val="single" w:sz="4" w:space="0" w:color="7F7F7F"/>
              <w:bottom w:val="single" w:sz="4" w:space="0" w:color="7F7F7F"/>
              <w:right w:val="single" w:sz="4" w:space="0" w:color="7F7F7F"/>
            </w:tcBorders>
            <w:vAlign w:val="center"/>
          </w:tcPr>
          <w:p w14:paraId="39360E29"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Zeile</w:t>
            </w:r>
          </w:p>
        </w:tc>
        <w:tc>
          <w:tcPr>
            <w:tcW w:w="0" w:type="auto"/>
            <w:tcBorders>
              <w:top w:val="single" w:sz="4" w:space="0" w:color="7F7F7F"/>
              <w:left w:val="single" w:sz="4" w:space="0" w:color="7F7F7F"/>
              <w:bottom w:val="single" w:sz="4" w:space="0" w:color="7F7F7F"/>
              <w:right w:val="single" w:sz="4" w:space="0" w:color="7F7F7F"/>
            </w:tcBorders>
            <w:vAlign w:val="center"/>
          </w:tcPr>
          <w:p w14:paraId="69CA024D"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Unterdrückungszustand</w:t>
            </w:r>
          </w:p>
        </w:tc>
      </w:tr>
      <w:tr w:rsidR="000D7666" w:rsidRPr="000D7666" w14:paraId="0144B349" w14:textId="77777777">
        <w:trPr>
          <w:trHeight w:val="200"/>
        </w:trPr>
        <w:tc>
          <w:tcPr>
            <w:tcW w:w="0" w:type="auto"/>
            <w:tcBorders>
              <w:top w:val="single" w:sz="4" w:space="0" w:color="7F7F7F"/>
              <w:left w:val="single" w:sz="4" w:space="0" w:color="7F7F7F"/>
              <w:bottom w:val="single" w:sz="4" w:space="0" w:color="7F7F7F"/>
              <w:right w:val="single" w:sz="4" w:space="0" w:color="7F7F7F"/>
            </w:tcBorders>
            <w:vAlign w:val="center"/>
          </w:tcPr>
          <w:p w14:paraId="4367DF6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Fehler</w:t>
            </w:r>
          </w:p>
        </w:tc>
        <w:tc>
          <w:tcPr>
            <w:tcW w:w="0" w:type="auto"/>
            <w:tcBorders>
              <w:top w:val="single" w:sz="4" w:space="0" w:color="7F7F7F"/>
              <w:left w:val="single" w:sz="4" w:space="0" w:color="7F7F7F"/>
              <w:bottom w:val="single" w:sz="4" w:space="0" w:color="7F7F7F"/>
              <w:right w:val="single" w:sz="4" w:space="0" w:color="7F7F7F"/>
            </w:tcBorders>
            <w:vAlign w:val="center"/>
          </w:tcPr>
          <w:p w14:paraId="02F17165"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c>
          <w:tcPr>
            <w:tcW w:w="0" w:type="auto"/>
            <w:tcBorders>
              <w:top w:val="single" w:sz="4" w:space="0" w:color="7F7F7F"/>
              <w:left w:val="single" w:sz="4" w:space="0" w:color="7F7F7F"/>
              <w:bottom w:val="single" w:sz="4" w:space="0" w:color="7F7F7F"/>
              <w:right w:val="single" w:sz="4" w:space="0" w:color="7F7F7F"/>
            </w:tcBorders>
            <w:vAlign w:val="center"/>
          </w:tcPr>
          <w:p w14:paraId="0397EB6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Fehler beim Kopieren der Datei "obj\Release\Package\PackageTmp\obj\Release\Package\PackageTmp\obj\Release\Package\PackageTmp\obj\Release\Package\PackageTmp\obj\Debug\TemporaryGeneratedFile_036C0B5B-1481-4323-8D20-8F5ADCB23D92.cs" nach "obj\Release\Package\PackageTmp\obj\Release\Package\PackageTmp\obj\Release\Package\PackageTmp\obj\Release\Package\PackageTmp\obj\Release\Package\PackageTmp\obj\Debug\TemporaryGeneratedFile_036C0B5B-1481-4323-8D20-8F5ADCB23D92.cs". Der angegebene Pfad und/oder Dateiname ist zu lang. Der vollständig qualifizierte Dateiname muss kürzer als 260 Zeichen und der Pfadname kürzer als 248 Zeichen sein.</w:t>
            </w:r>
          </w:p>
        </w:tc>
        <w:tc>
          <w:tcPr>
            <w:tcW w:w="0" w:type="auto"/>
            <w:tcBorders>
              <w:top w:val="single" w:sz="4" w:space="0" w:color="7F7F7F"/>
              <w:left w:val="single" w:sz="4" w:space="0" w:color="7F7F7F"/>
              <w:bottom w:val="single" w:sz="4" w:space="0" w:color="7F7F7F"/>
              <w:right w:val="single" w:sz="4" w:space="0" w:color="7F7F7F"/>
            </w:tcBorders>
            <w:vAlign w:val="center"/>
          </w:tcPr>
          <w:p w14:paraId="762EEC1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Microsoft.Bot.Sample.LuisBot</w:t>
            </w:r>
          </w:p>
        </w:tc>
        <w:tc>
          <w:tcPr>
            <w:tcW w:w="0" w:type="auto"/>
            <w:tcBorders>
              <w:top w:val="single" w:sz="4" w:space="0" w:color="7F7F7F"/>
              <w:left w:val="single" w:sz="4" w:space="0" w:color="7F7F7F"/>
              <w:bottom w:val="single" w:sz="4" w:space="0" w:color="7F7F7F"/>
              <w:right w:val="single" w:sz="4" w:space="0" w:color="7F7F7F"/>
            </w:tcBorders>
            <w:vAlign w:val="center"/>
          </w:tcPr>
          <w:p w14:paraId="01233F9B"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c>
          <w:tcPr>
            <w:tcW w:w="0" w:type="auto"/>
            <w:tcBorders>
              <w:top w:val="single" w:sz="4" w:space="0" w:color="7F7F7F"/>
              <w:left w:val="single" w:sz="4" w:space="0" w:color="7F7F7F"/>
              <w:bottom w:val="single" w:sz="4" w:space="0" w:color="7F7F7F"/>
              <w:right w:val="single" w:sz="4" w:space="0" w:color="7F7F7F"/>
            </w:tcBorders>
            <w:vAlign w:val="center"/>
          </w:tcPr>
          <w:p w14:paraId="404BD62E"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0</w:t>
            </w:r>
          </w:p>
        </w:tc>
        <w:tc>
          <w:tcPr>
            <w:tcW w:w="0" w:type="auto"/>
            <w:tcBorders>
              <w:top w:val="single" w:sz="4" w:space="0" w:color="7F7F7F"/>
              <w:left w:val="single" w:sz="4" w:space="0" w:color="7F7F7F"/>
              <w:bottom w:val="single" w:sz="4" w:space="0" w:color="7F7F7F"/>
              <w:right w:val="single" w:sz="4" w:space="0" w:color="7F7F7F"/>
            </w:tcBorders>
            <w:vAlign w:val="center"/>
          </w:tcPr>
          <w:p w14:paraId="38647762"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r>
    </w:tbl>
    <w:p w14:paraId="1EA5EF5B" w14:textId="77777777" w:rsidR="000D7666" w:rsidRDefault="000D7666" w:rsidP="0080660E">
      <w:r>
        <w:t xml:space="preserve">Problem: Dateiname/Pfad zu lang: </w:t>
      </w:r>
    </w:p>
    <w:p w14:paraId="04889AE1" w14:textId="187157B2" w:rsidR="00F75305" w:rsidRDefault="000D7666" w:rsidP="0080660E">
      <w:r>
        <w:t>Lösung: Jedes Mal, wenn Veröffentlichen geklickt wird, wird ein neuer Unterordner erstellt. Das führt zu langen Dateinamen. Der Workaround ist es die erste Ebene der Unterverzweigungen von Zeit zu Zeit manuell aufzurufen und den Inhalt zu löschen.</w:t>
      </w:r>
    </w:p>
    <w:p w14:paraId="61E6C3B6" w14:textId="569430A7" w:rsidR="0080660E" w:rsidRDefault="0080660E" w:rsidP="0080660E">
      <w:r>
        <w:t>Die Gestaltungssprache XAML erinnert sehr an XML.</w:t>
      </w:r>
      <w:r w:rsidR="00FB42CB">
        <w:t xml:space="preserve"> Der Default ist das GridLayout, bei dem die einzelnen Elemente in Reihen und Spalten angeordnet werden. Mithilfe der Klasse Rectangle lässt sich zudem der Hintergrund in farblich unterschiedliche Bereiche einteilen. Canvas.ZIndex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420870"/>
                    </a:xfrm>
                    <a:prstGeom prst="rect">
                      <a:avLst/>
                    </a:prstGeom>
                  </pic:spPr>
                </pic:pic>
              </a:graphicData>
            </a:graphic>
          </wp:inline>
        </w:drawing>
      </w:r>
    </w:p>
    <w:p w14:paraId="16C0B3D5" w14:textId="227F8860" w:rsidR="00FB42CB" w:rsidRDefault="00442DCA" w:rsidP="00442DCA">
      <w:pPr>
        <w:pStyle w:val="Beschriftung"/>
      </w:pPr>
      <w:r>
        <w:t xml:space="preserve">Abbildung </w:t>
      </w:r>
      <w:fldSimple w:instr=" SEQ Abbildung \* ARABIC ">
        <w:r w:rsidR="0008461B">
          <w:rPr>
            <w:noProof/>
          </w:rPr>
          <w:t>7</w:t>
        </w:r>
      </w:fldSimple>
      <w:r>
        <w:t>: Hintergrundgestaltung in XAML</w:t>
      </w:r>
    </w:p>
    <w:p w14:paraId="5FAE21F5" w14:textId="3F34CD83" w:rsidR="00CE43BB" w:rsidRDefault="00CE43BB" w:rsidP="00CE43BB">
      <w:r>
        <w:t>Problem: Veröffentlichung des Bots auf Azure scheitert.</w:t>
      </w:r>
    </w:p>
    <w:p w14:paraId="67BCE418" w14:textId="7EFCE422" w:rsidR="00CE43BB" w:rsidRDefault="0011619D" w:rsidP="00CE43BB">
      <w:r>
        <w:rPr>
          <w:noProof/>
          <w:lang w:eastAsia="de-DE"/>
        </w:rPr>
        <w:drawing>
          <wp:inline distT="0" distB="0" distL="0" distR="0" wp14:anchorId="46C8E463" wp14:editId="1E677DD1">
            <wp:extent cx="5760720" cy="303339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33395"/>
                    </a:xfrm>
                    <a:prstGeom prst="rect">
                      <a:avLst/>
                    </a:prstGeom>
                  </pic:spPr>
                </pic:pic>
              </a:graphicData>
            </a:graphic>
          </wp:inline>
        </w:drawing>
      </w:r>
    </w:p>
    <w:p w14:paraId="0170C3B5" w14:textId="68248968" w:rsidR="00CE43BB" w:rsidRDefault="00CE43BB" w:rsidP="00CE43BB">
      <w:pPr>
        <w:rPr>
          <w:rFonts w:ascii="Consolas" w:hAnsi="Consolas"/>
          <w:color w:val="000000"/>
          <w:sz w:val="20"/>
          <w:szCs w:val="20"/>
        </w:rPr>
      </w:pPr>
      <w:r>
        <w:t xml:space="preserve">Lösungsansatz: Die Veröffentlichungswebsite rufen, die im Fehlercode angezeigt wird (scm…). Settings anzeigen lassen: </w:t>
      </w:r>
      <w:r>
        <w:rPr>
          <w:rFonts w:ascii="Consolas" w:hAnsi="Consolas"/>
          <w:color w:val="000000"/>
          <w:sz w:val="20"/>
          <w:szCs w:val="20"/>
        </w:rPr>
        <w:t>{"deployment_branch":"master","SCM_TRACE_LEVEL":"1","SCM_COMMAND_IDLE_TIMEOUT":"60","SCM_LOGSTREAM_TIMEOUT":"1800","SCM_BUILD_ARGS":"","aspnet:PortableCompilationOu</w:t>
      </w:r>
      <w:r>
        <w:rPr>
          <w:rFonts w:ascii="Consolas" w:hAnsi="Consolas"/>
          <w:color w:val="000000"/>
          <w:sz w:val="20"/>
          <w:szCs w:val="20"/>
        </w:rPr>
        <w:lastRenderedPageBreak/>
        <w:t>tput":"true","aspnet:PortableCompilationOutputSnapshotType":"Microsoft.Web.Compilation.Snapshots.SnapshotHelper, Microsoft.Web.Compilation.Snapshots, Version=1.0.0.0, Culture=neutral, PublicKeyToken=31bf3856ad364e35","aspnet:DisableFcnDaclRead":"true","SCM_GIT_USERNAME":"windowsazure","SCM_GIT_EMAIL":"windowsazure","webpages:Version":"3.0.0.0","webpages:Enabled":"true","webactivator:assembliesToScan":"Kudu.Services.Web","WEBSITE_SITE_NAME":"FormBot20171115103626","ScmType":"None","WEBSITE_AUTH_ENABLED":"False","WEBSITE_NODE_DEFAULT_VERSION":"6.9.1"}</w:t>
      </w:r>
    </w:p>
    <w:p w14:paraId="05D39515" w14:textId="0A25283C" w:rsidR="00B63585" w:rsidRDefault="00B63585" w:rsidP="00B63585">
      <w:r>
        <w:t>Anschließend feststellen, dass das nicht hilfreich ist und in Azure Git bzw. FtP-Passwort für den App-Service hinterhlegen</w:t>
      </w:r>
      <w:r w:rsidR="00BC5CDD">
        <w:t>. Schließlich diese beim Veröffentlichen verwenden.</w:t>
      </w:r>
    </w:p>
    <w:p w14:paraId="4E8544A9" w14:textId="6A30441E" w:rsidR="00BC5CDD" w:rsidRDefault="00BC5CDD" w:rsidP="00B63585">
      <w:r>
        <w:rPr>
          <w:noProof/>
          <w:lang w:eastAsia="de-DE"/>
        </w:rPr>
        <w:drawing>
          <wp:inline distT="0" distB="0" distL="0" distR="0" wp14:anchorId="58B2137B" wp14:editId="2F7C7736">
            <wp:extent cx="5760720" cy="2034540"/>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034540"/>
                    </a:xfrm>
                    <a:prstGeom prst="rect">
                      <a:avLst/>
                    </a:prstGeom>
                  </pic:spPr>
                </pic:pic>
              </a:graphicData>
            </a:graphic>
          </wp:inline>
        </w:drawing>
      </w:r>
    </w:p>
    <w:p w14:paraId="4012E2DA" w14:textId="282A9CF1" w:rsidR="00442DCA" w:rsidRDefault="00442DCA" w:rsidP="00B63585">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16"/>
      <w:r>
        <w:rPr>
          <w:rFonts w:ascii="Segoe UI" w:hAnsi="Segoe UI" w:cs="Segoe UI"/>
          <w:color w:val="222222"/>
          <w:lang w:val="en-US"/>
        </w:rPr>
        <w:t>Microsoft-LUIS</w:t>
      </w:r>
      <w:commentRangeEnd w:id="16"/>
      <w:r w:rsidR="00811642">
        <w:rPr>
          <w:rStyle w:val="Kommentarzeichen"/>
        </w:rPr>
        <w:commentReference w:id="16"/>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33"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34"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35"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r>
        <w:rPr>
          <w:rFonts w:ascii="Segoe UI" w:hAnsi="Segoe UI" w:cs="Segoe UI"/>
          <w:color w:val="222222"/>
          <w:lang w:val="en-US"/>
        </w:rPr>
        <w:lastRenderedPageBreak/>
        <w:t>Mindestens 1 Testgerät</w:t>
      </w:r>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unterstützt</w:t>
      </w:r>
      <w:r w:rsidR="00442DCA">
        <w:rPr>
          <w:rFonts w:ascii="Segoe UI" w:hAnsi="Segoe UI" w:cs="Segoe UI"/>
          <w:color w:val="222222"/>
          <w:lang w:val="en-US"/>
        </w:rPr>
        <w:t>. Empfohlen wird dazu Win 10 Anniversary Update</w:t>
      </w:r>
      <w:r>
        <w:rPr>
          <w:rFonts w:ascii="Segoe UI" w:hAnsi="Segoe UI" w:cs="Segoe UI"/>
          <w:color w:val="222222"/>
          <w:lang w:val="en-US"/>
        </w:rPr>
        <w:t>.</w:t>
      </w:r>
      <w:r w:rsidR="003C3608">
        <w:rPr>
          <w:rFonts w:ascii="Segoe UI" w:hAnsi="Segoe UI" w:cs="Segoe UI"/>
          <w:color w:val="222222"/>
          <w:lang w:val="en-US"/>
        </w:rPr>
        <w:t xml:space="preserve"> Das Testgerät muss mit dem gleichen MSA-Account angemeldet sein mit dem die App programmiert wurde.</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r>
        <w:rPr>
          <w:rFonts w:ascii="Segoe UI" w:hAnsi="Segoe UI" w:cs="Segoe UI"/>
          <w:color w:val="222222"/>
          <w:lang w:val="en-US"/>
        </w:rPr>
        <w:t xml:space="preserve">Bei Android: </w:t>
      </w:r>
      <w:commentRangeStart w:id="17"/>
      <w:r>
        <w:rPr>
          <w:rFonts w:ascii="Segoe UI" w:hAnsi="Segoe UI" w:cs="Segoe UI"/>
          <w:color w:val="222222"/>
          <w:lang w:val="en-US"/>
        </w:rPr>
        <w:t>Android 4.4</w:t>
      </w:r>
      <w:commentRangeEnd w:id="17"/>
      <w:r>
        <w:rPr>
          <w:rStyle w:val="Kommentarzeichen"/>
        </w:rPr>
        <w:commentReference w:id="17"/>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r>
        <w:rPr>
          <w:rFonts w:ascii="Segoe UI" w:hAnsi="Segoe UI" w:cs="Segoe UI"/>
          <w:color w:val="222222"/>
          <w:lang w:val="en-US"/>
        </w:rPr>
        <w:t>Bei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39490"/>
                    </a:xfrm>
                    <a:prstGeom prst="rect">
                      <a:avLst/>
                    </a:prstGeom>
                  </pic:spPr>
                </pic:pic>
              </a:graphicData>
            </a:graphic>
          </wp:inline>
        </w:drawing>
      </w:r>
    </w:p>
    <w:p w14:paraId="3CFD5671" w14:textId="3AAE53A3" w:rsidR="001A4684" w:rsidRPr="001A4684" w:rsidRDefault="001A4684" w:rsidP="001A4684">
      <w:pPr>
        <w:pStyle w:val="Beschriftung"/>
        <w:rPr>
          <w:rFonts w:cstheme="minorHAnsi"/>
          <w:sz w:val="24"/>
          <w:szCs w:val="24"/>
        </w:rPr>
      </w:pPr>
      <w:r>
        <w:t xml:space="preserve">Abbildung </w:t>
      </w:r>
      <w:fldSimple w:instr=" SEQ Abbildung \* ARABIC ">
        <w:r w:rsidR="0008461B">
          <w:rPr>
            <w:noProof/>
          </w:rPr>
          <w:t>8</w:t>
        </w:r>
      </w:fldSimple>
      <w:r>
        <w:t>:Persönliche Infos die Cortaner über den User haben könnte</w:t>
      </w:r>
    </w:p>
    <w:p w14:paraId="0BE28E3B" w14:textId="765D0CE3" w:rsidR="00824786" w:rsidRPr="00442DCA" w:rsidRDefault="005354AE" w:rsidP="005354AE">
      <w:pPr>
        <w:pStyle w:val="berschrift2"/>
      </w:pPr>
      <w:bookmarkStart w:id="18" w:name="_Toc503371373"/>
      <w:r>
        <w:t>Bot Framework</w:t>
      </w:r>
      <w:bookmarkEnd w:id="18"/>
    </w:p>
    <w:p w14:paraId="01CA63BE" w14:textId="77777777" w:rsidR="0080660E" w:rsidRDefault="0080660E" w:rsidP="00BC3EA4"/>
    <w:p w14:paraId="59133B33" w14:textId="150CA5FF"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r w:rsidR="00FC448A">
        <w:t xml:space="preserve"> </w:t>
      </w:r>
    </w:p>
    <w:p w14:paraId="2148F258" w14:textId="3B025C1C" w:rsidR="00FC448A" w:rsidRDefault="00FC448A" w:rsidP="00BC3EA4">
      <w:r>
        <w:t>RichCards</w:t>
      </w:r>
    </w:p>
    <w:p w14:paraId="649461D5" w14:textId="1D14F827" w:rsidR="00FC448A" w:rsidRDefault="00FC448A" w:rsidP="00BC3EA4">
      <w:r>
        <w:t>Ein Bot kann seiner Nachricht sogenannte RichCards anhängen. Rich Cards ermöglichen es dem Bot mit klickbaren Buttons oder multimedialen Inhalten zu antworten. Praktisch ist besonders die SignInCard</w:t>
      </w:r>
      <w:r>
        <w:rPr>
          <w:rStyle w:val="Funotenzeichen"/>
        </w:rPr>
        <w:footnoteReference w:id="7"/>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4032" cy="4097733"/>
                    </a:xfrm>
                    <a:prstGeom prst="rect">
                      <a:avLst/>
                    </a:prstGeom>
                  </pic:spPr>
                </pic:pic>
              </a:graphicData>
            </a:graphic>
          </wp:inline>
        </w:drawing>
      </w:r>
    </w:p>
    <w:p w14:paraId="6A658527" w14:textId="7581BAAE" w:rsidR="005354AE" w:rsidRDefault="005354AE" w:rsidP="005354AE">
      <w:pPr>
        <w:pStyle w:val="Beschriftung"/>
      </w:pPr>
      <w:r>
        <w:t xml:space="preserve">Abbildung </w:t>
      </w:r>
      <w:fldSimple w:instr=" SEQ Abbildung \* ARABIC ">
        <w:r w:rsidR="0008461B">
          <w:rPr>
            <w:noProof/>
          </w:rPr>
          <w:t>9</w:t>
        </w:r>
      </w:fldSimple>
      <w:r>
        <w:t>: saloon app.</w:t>
      </w:r>
    </w:p>
    <w:p w14:paraId="3EFF9B6A" w14:textId="5C595D78" w:rsidR="00BC3EA4" w:rsidRDefault="00BB7083" w:rsidP="00BC3EA4">
      <w:r>
        <w:t xml:space="preserve">Das Botframework stellt verschiedene Klassen zur Verfügung um einen Bot zu erstellen. So gibt es die Dialogs (in denen der Bot immer wieder auf Eingaben des Users wartet mit await um anschließend seine Antwort zu senden mittels eines Activity-Objectes – meist eine message). Zweitens gibt es die </w:t>
      </w:r>
      <w:commentRangeStart w:id="19"/>
      <w:r w:rsidRPr="00BB7083">
        <w:rPr>
          <w:highlight w:val="yellow"/>
        </w:rPr>
        <w:t>FormFlows</w:t>
      </w:r>
      <w:commentRangeEnd w:id="19"/>
      <w:r>
        <w:rPr>
          <w:rStyle w:val="Kommentarzeichen"/>
        </w:rPr>
        <w:commentReference w:id="19"/>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der Bot registriert ist und </w:t>
      </w:r>
      <w:r>
        <w:rPr>
          <w:rStyle w:val="wc-logview-warn"/>
          <w:rFonts w:ascii="Consolas" w:hAnsi="Consolas"/>
          <w:color w:val="F5A623"/>
          <w:sz w:val="18"/>
          <w:szCs w:val="18"/>
          <w:shd w:val="clear" w:color="auto" w:fill="1E1E1E"/>
        </w:rPr>
        <w:t xml:space="preserve">e registered and using a valid MS AppId and Password. </w:t>
      </w:r>
      <w:r>
        <w:t xml:space="preserve">-&gt; eine </w:t>
      </w:r>
      <w:commentRangeStart w:id="20"/>
      <w:r>
        <w:t>MS AppId mit Passwort besitzt</w:t>
      </w:r>
      <w:commentRangeEnd w:id="20"/>
      <w:r>
        <w:rPr>
          <w:rStyle w:val="Kommentarzeichen"/>
        </w:rPr>
        <w:commentReference w:id="20"/>
      </w:r>
      <w:r>
        <w:t xml:space="preserve">. </w:t>
      </w:r>
    </w:p>
    <w:p w14:paraId="457B9004" w14:textId="47E9EAEA" w:rsidR="00E76E0E" w:rsidRDefault="00E76E0E" w:rsidP="00BC3EA4">
      <w:r>
        <w:t>Es gibt darüber hinaus ein Tool, das das Testen erleichtert durch inverse Containerverk</w:t>
      </w:r>
      <w:r w:rsidR="0051508B">
        <w:t>ü</w:t>
      </w:r>
      <w:r>
        <w:t>npfung, namens Autofac</w:t>
      </w:r>
      <w:r>
        <w:rPr>
          <w:rStyle w:val="Funotenzeichen"/>
        </w:rPr>
        <w:footnoteReference w:id="8"/>
      </w:r>
      <w:r>
        <w:t>.</w:t>
      </w:r>
    </w:p>
    <w:p w14:paraId="73E5F191" w14:textId="7951E9BF" w:rsidR="0008461B" w:rsidRDefault="00C36396" w:rsidP="00BC3EA4">
      <w:r>
        <w:t>Debuggen</w:t>
      </w:r>
    </w:p>
    <w:p w14:paraId="56814377" w14:textId="617781E8" w:rsidR="00C36396" w:rsidRDefault="00C36396" w:rsidP="00BC3EA4">
      <w:r>
        <w:t>Bots werden mit dem Botframework-</w:t>
      </w:r>
      <w:del w:id="21" w:author="Friederike Geissler [2]" w:date="2018-01-10T18:22:00Z">
        <w:r w:rsidDel="00646E0B">
          <w:delText>e</w:delText>
        </w:r>
      </w:del>
      <w:ins w:id="22" w:author="Friederike Geissler [2]" w:date="2018-01-10T18:22:00Z">
        <w:r w:rsidR="00646E0B">
          <w:t>E</w:t>
        </w:r>
      </w:ins>
      <w:r>
        <w:t>mul</w:t>
      </w:r>
      <w:del w:id="23" w:author="Friederike Geissler [2]" w:date="2018-01-10T18:55:00Z">
        <w:r w:rsidDel="004539F0">
          <w:delText>o</w:delText>
        </w:r>
      </w:del>
      <w:ins w:id="24" w:author="Friederike Geissler [2]" w:date="2018-01-10T18:55:00Z">
        <w:r w:rsidR="004539F0">
          <w:t>a</w:t>
        </w:r>
      </w:ins>
      <w:bookmarkStart w:id="25" w:name="_GoBack"/>
      <w:bookmarkEnd w:id="25"/>
      <w:r>
        <w:t xml:space="preserve">tor debuggt. Beim lokalen </w:t>
      </w:r>
      <w:ins w:id="26" w:author="Friederike Geissler [2]" w:date="2018-01-10T18:19:00Z">
        <w:r>
          <w:t>D</w:t>
        </w:r>
      </w:ins>
      <w:del w:id="27" w:author="Friederike Geissler [2]" w:date="2018-01-10T18:19:00Z">
        <w:r w:rsidDel="00C36396">
          <w:delText>d</w:delText>
        </w:r>
      </w:del>
      <w:r>
        <w:t>ebuggen in Visual Studio Enterprise Edition kann IntelliTrace verwendet werden.</w:t>
      </w:r>
      <w:ins w:id="28" w:author="Friederike Geissler [2]" w:date="2018-01-10T18:20:00Z">
        <w:r>
          <w:t xml:space="preserve"> Das Verlaufbezogene Debugging wird dadurch erleichtert</w:t>
        </w:r>
        <w:r>
          <w:rPr>
            <w:rStyle w:val="Funotenzeichen"/>
          </w:rPr>
          <w:footnoteReference w:id="9"/>
        </w:r>
        <w:r>
          <w:t>.</w:t>
        </w:r>
      </w:ins>
    </w:p>
    <w:p w14:paraId="241D3F5A" w14:textId="0CC23EFA" w:rsidR="00C36396" w:rsidRDefault="00C36396" w:rsidP="00BC3EA4">
      <w:r>
        <w:t xml:space="preserve">Zum </w:t>
      </w:r>
      <w:del w:id="31" w:author="Friederike Geissler [2]" w:date="2018-01-10T18:19:00Z">
        <w:r w:rsidDel="00C36396">
          <w:delText>d</w:delText>
        </w:r>
      </w:del>
      <w:ins w:id="32" w:author="Friederike Geissler [2]" w:date="2018-01-10T18:19:00Z">
        <w:r>
          <w:t>D</w:t>
        </w:r>
      </w:ins>
      <w:r>
        <w:t xml:space="preserve">ebuggen der Channels eines Bots sind </w:t>
      </w:r>
      <w:ins w:id="33" w:author="Friederike Geissler [2]" w:date="2018-01-10T18:19:00Z">
        <w:r>
          <w:t>Ä</w:t>
        </w:r>
      </w:ins>
      <w:del w:id="34" w:author="Friederike Geissler [2]" w:date="2018-01-10T18:19:00Z">
        <w:r w:rsidDel="00C36396">
          <w:delText>ä</w:delText>
        </w:r>
      </w:del>
      <w:r>
        <w:t>nderungen in der ngrok-Konfiguration erforderlich</w:t>
      </w:r>
      <w:ins w:id="35" w:author="Friederike Geissler [2]" w:date="2018-01-10T18:21:00Z">
        <w:r>
          <w:rPr>
            <w:rStyle w:val="Funotenzeichen"/>
          </w:rPr>
          <w:footnoteReference w:id="10"/>
        </w:r>
      </w:ins>
      <w:r>
        <w:t>.</w:t>
      </w:r>
    </w:p>
    <w:p w14:paraId="54A4F95A" w14:textId="326DEB0C" w:rsidR="0008461B" w:rsidRDefault="003A04E4" w:rsidP="003A04E4">
      <w:pPr>
        <w:pStyle w:val="berschrift3"/>
      </w:pPr>
      <w:bookmarkStart w:id="37" w:name="_Toc503371374"/>
      <w:r>
        <w:lastRenderedPageBreak/>
        <w:t>Cortana Skills</w:t>
      </w:r>
      <w:bookmarkEnd w:id="37"/>
    </w:p>
    <w:p w14:paraId="6DBBE75D" w14:textId="0CC4B95D" w:rsidR="0008461B" w:rsidRDefault="0008461B" w:rsidP="00BC3EA4">
      <w:r>
        <w:t>Sobald ein Bot im Botframework WebChat antwortet, ist es möglich ihm weitere Channels hinzuzufügen, so etwa Cortana. Einige Zusatzeinstellungen sind nötig, die von der entsprechenden Website</w:t>
      </w:r>
      <w:r>
        <w:rPr>
          <w:rStyle w:val="Funotenzeichen"/>
        </w:rPr>
        <w:footnoteReference w:id="11"/>
      </w:r>
      <w:r>
        <w:t xml:space="preserve"> abgefragt werden.</w:t>
      </w:r>
    </w:p>
    <w:p w14:paraId="158E64A1" w14:textId="77777777" w:rsidR="0008461B" w:rsidRDefault="0008461B" w:rsidP="0008461B">
      <w:pPr>
        <w:keepNext/>
      </w:pPr>
      <w:r>
        <w:rPr>
          <w:noProof/>
          <w:lang w:eastAsia="de-DE"/>
        </w:rPr>
        <w:drawing>
          <wp:inline distT="0" distB="0" distL="0" distR="0" wp14:anchorId="133784E0" wp14:editId="27549D0B">
            <wp:extent cx="3108264" cy="3329940"/>
            <wp:effectExtent l="0" t="0" r="0" b="38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6922" cy="3339215"/>
                    </a:xfrm>
                    <a:prstGeom prst="rect">
                      <a:avLst/>
                    </a:prstGeom>
                  </pic:spPr>
                </pic:pic>
              </a:graphicData>
            </a:graphic>
          </wp:inline>
        </w:drawing>
      </w:r>
    </w:p>
    <w:p w14:paraId="5048F546" w14:textId="10469698" w:rsidR="0008461B" w:rsidRDefault="0008461B" w:rsidP="0008461B">
      <w:pPr>
        <w:pStyle w:val="Beschriftung"/>
      </w:pPr>
      <w:r>
        <w:t xml:space="preserve">Abbildung </w:t>
      </w:r>
      <w:fldSimple w:instr=" SEQ Abbildung \* ARABIC ">
        <w:r>
          <w:rPr>
            <w:noProof/>
          </w:rPr>
          <w:t>10</w:t>
        </w:r>
      </w:fldSimple>
      <w:r>
        <w:t>: Den Luis-Bot an Cortana anschließen</w:t>
      </w:r>
    </w:p>
    <w:p w14:paraId="7F0BEC67" w14:textId="29A8200F" w:rsidR="0008461B" w:rsidRDefault="00625C74" w:rsidP="0008461B">
      <w:r>
        <w:t>Es ist so zum Beispiel möglich auf die Informationen zuzugreifen, die Cortana über den Nutzer hat. Als da wären UserName, FrequentPlaces und Email (für diese Beispielanwendung ist Cuisine und Away nicht so interessant).</w:t>
      </w:r>
    </w:p>
    <w:p w14:paraId="31E29F37" w14:textId="179F76A4" w:rsidR="00625C74" w:rsidRDefault="00625C74" w:rsidP="0008461B">
      <w:r>
        <w:t>Eine weitere Möglichkeit ist es die UserIdentity über OAuth2 durch Cortana feststellen zu lassen.</w:t>
      </w:r>
    </w:p>
    <w:p w14:paraId="5B973FF4" w14:textId="58F4453B" w:rsidR="003A04E4" w:rsidRDefault="003A04E4" w:rsidP="0008461B">
      <w:r>
        <w:t xml:space="preserve">Weiteres Unter: </w:t>
      </w:r>
      <w:hyperlink r:id="rId39" w:history="1">
        <w:r w:rsidRPr="00E01248">
          <w:rPr>
            <w:rStyle w:val="Hyperlink"/>
          </w:rPr>
          <w:t>https://docs.microsoft.com/de-de/cortana/skills/get-started</w:t>
        </w:r>
      </w:hyperlink>
    </w:p>
    <w:p w14:paraId="771FA5FD" w14:textId="77777777" w:rsidR="003A04E4" w:rsidRPr="0008461B" w:rsidRDefault="003A04E4" w:rsidP="0008461B"/>
    <w:p w14:paraId="15DC2407" w14:textId="77777777" w:rsidR="0025245C" w:rsidRDefault="0025245C" w:rsidP="00BC3EA4"/>
    <w:p w14:paraId="2549F00A" w14:textId="222E9ACC" w:rsidR="00E76E0E" w:rsidRDefault="00E76E0E" w:rsidP="00E76E0E">
      <w:pPr>
        <w:pStyle w:val="berschrift2"/>
      </w:pPr>
      <w:bookmarkStart w:id="38" w:name="_Toc503371375"/>
      <w:r>
        <w:t>Dialogs</w:t>
      </w:r>
      <w:bookmarkEnd w:id="38"/>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 xml:space="preserve">Zum Herausfinden, wie die (multiuser)-Dialoge abgewickelt werden ist folgendes Projekt auf GitHub empfehlenswert: </w:t>
      </w:r>
      <w:hyperlink r:id="rId42" w:history="1">
        <w:r w:rsidRPr="001D7F04">
          <w:rPr>
            <w:rStyle w:val="Hyperlink"/>
          </w:rPr>
          <w:t>https://github.com/Microsoft/BotBuilder-Samples/tree/master/CSharp/core-BasicMultiDialog</w:t>
        </w:r>
      </w:hyperlink>
    </w:p>
    <w:p w14:paraId="75FDDC12" w14:textId="17251442" w:rsidR="00764FA8" w:rsidRDefault="00764FA8" w:rsidP="005E5C20">
      <w:r>
        <w:t>Jedoch ist das Thema komplex, weswegen hier der Focus auf FormFlows gelegt werden sollte.</w:t>
      </w:r>
      <w:r w:rsidR="00811642">
        <w:t xml:space="preserve"> Es reicht zu sagen, das Dialoge zum Beispiel der L</w:t>
      </w:r>
      <w:r w:rsidR="0025245C">
        <w:t xml:space="preserve">uisDialog auf User Eingaben in </w:t>
      </w:r>
      <w:r w:rsidR="00811642">
        <w:t>der Form von Sprache reagieren können.</w:t>
      </w:r>
      <w:r w:rsidR="007E46B6">
        <w:t xml:space="preserve"> Ein Beispiel, ein formular und den LuisDialog zu verknüpfen, findet sich hier:</w:t>
      </w:r>
    </w:p>
    <w:p w14:paraId="0486D7DC" w14:textId="2CC76C0A" w:rsidR="007E46B6" w:rsidRDefault="00646E0B" w:rsidP="005E5C20">
      <w:hyperlink r:id="rId43" w:history="1">
        <w:r w:rsidR="007E46B6" w:rsidRPr="000E5939">
          <w:rPr>
            <w:rStyle w:val="Hyperlink"/>
          </w:rPr>
          <w:t>https://stackoverflow.com/questions/47405970/calling-form-in-a-luis-based-bot?noredirect=1&amp;lq=1</w:t>
        </w:r>
      </w:hyperlink>
    </w:p>
    <w:p w14:paraId="0EAF8F09" w14:textId="79E184DB" w:rsidR="007E46B6" w:rsidRDefault="00061A58" w:rsidP="008938FC">
      <w:pPr>
        <w:pStyle w:val="berschrift3"/>
      </w:pPr>
      <w:bookmarkStart w:id="39" w:name="_Toc503371376"/>
      <w:r>
        <w:t>LuisDialoge</w:t>
      </w:r>
      <w:bookmarkEnd w:id="39"/>
    </w:p>
    <w:p w14:paraId="49F629FF" w14:textId="2F7FEF9E" w:rsidR="00814095" w:rsidRPr="00814095" w:rsidRDefault="0025245C" w:rsidP="005E5C20">
      <w:pPr>
        <w:rPr>
          <w:color w:val="0563C1" w:themeColor="hyperlink"/>
          <w:u w:val="single"/>
        </w:rPr>
      </w:pPr>
      <w:r>
        <w:t xml:space="preserve">Beispiele für LuisDialoge finden ihre Erklärung in der Dokumentation des Botframeworks. </w:t>
      </w:r>
      <w:hyperlink r:id="rId44" w:history="1">
        <w:r w:rsidRPr="000B6098">
          <w:rPr>
            <w:rStyle w:val="Hyperlink"/>
          </w:rPr>
          <w:t>https://docs.microsoft.com/en-us/bot-framework/dotnet/bot-builder-dotnet-luis-dialogs</w:t>
        </w:r>
      </w:hyperlink>
    </w:p>
    <w:p w14:paraId="38048916" w14:textId="64B37CA6" w:rsidR="0025245C" w:rsidRDefault="00061A58" w:rsidP="008938FC">
      <w:pPr>
        <w:pStyle w:val="berschrift3"/>
      </w:pPr>
      <w:bookmarkStart w:id="40" w:name="_Toc503371377"/>
      <w:r>
        <w:lastRenderedPageBreak/>
        <w:t>Promptdialoge</w:t>
      </w:r>
      <w:bookmarkEnd w:id="40"/>
    </w:p>
    <w:p w14:paraId="51EBF8C5" w14:textId="4C3C134D" w:rsidR="00061A58" w:rsidRDefault="00061A58" w:rsidP="005E5C20">
      <w:r>
        <w:t>In MessagesController ist die Erzeugung eines Promptdialogs möglich, also eines Dialogs, der den User zur Eingabe auffordert.</w:t>
      </w:r>
    </w:p>
    <w:p w14:paraId="61499C51" w14:textId="77777777" w:rsidR="00061A58" w:rsidRDefault="00061A58" w:rsidP="00061A58">
      <w:pPr>
        <w:pStyle w:val="HTMLVorformatiert"/>
        <w:shd w:val="clear" w:color="auto" w:fill="FFFFFF"/>
        <w:rPr>
          <w:sz w:val="18"/>
          <w:szCs w:val="18"/>
          <w:lang w:val="en-US"/>
        </w:rPr>
      </w:pPr>
      <w:r>
        <w:rPr>
          <w:color w:val="008000"/>
          <w:sz w:val="18"/>
          <w:szCs w:val="18"/>
          <w:lang w:val="en-US"/>
        </w:rPr>
        <w:t>// Game completed</w:t>
      </w:r>
    </w:p>
    <w:p w14:paraId="5FFECAD5" w14:textId="77777777" w:rsidR="00061A58" w:rsidRDefault="00061A58" w:rsidP="00061A58">
      <w:pPr>
        <w:pStyle w:val="HTMLVorformatiert"/>
        <w:shd w:val="clear" w:color="auto" w:fill="FFFFFF"/>
        <w:rPr>
          <w:sz w:val="18"/>
          <w:szCs w:val="18"/>
          <w:lang w:val="en-US"/>
        </w:rPr>
      </w:pPr>
      <w:r>
        <w:rPr>
          <w:sz w:val="18"/>
          <w:szCs w:val="18"/>
          <w:lang w:val="en-US"/>
        </w:rPr>
        <w:t xml:space="preserve">                StringBuilder sb = </w:t>
      </w:r>
      <w:r>
        <w:rPr>
          <w:color w:val="0000FF"/>
          <w:sz w:val="18"/>
          <w:szCs w:val="18"/>
          <w:lang w:val="en-US"/>
        </w:rPr>
        <w:t>new</w:t>
      </w:r>
      <w:r>
        <w:rPr>
          <w:sz w:val="18"/>
          <w:szCs w:val="18"/>
          <w:lang w:val="en-US"/>
        </w:rPr>
        <w:t xml:space="preserve"> StringBuilder();</w:t>
      </w:r>
    </w:p>
    <w:p w14:paraId="4CB82D70"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 xml:space="preserve">Congratulations! </w:t>
      </w:r>
      <w:r>
        <w:rPr>
          <w:sz w:val="18"/>
          <w:szCs w:val="18"/>
          <w:lang w:val="en-US"/>
        </w:rPr>
        <w:t>");</w:t>
      </w:r>
    </w:p>
    <w:p w14:paraId="50B3F648"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 xml:space="preserve">The number to guess was {0}. </w:t>
      </w:r>
      <w:r>
        <w:rPr>
          <w:sz w:val="18"/>
          <w:szCs w:val="18"/>
          <w:lang w:val="en-US"/>
        </w:rPr>
        <w:t>");</w:t>
      </w:r>
    </w:p>
    <w:p w14:paraId="22FC04C5"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 xml:space="preserve">You needed {1} attempts. </w:t>
      </w:r>
      <w:r>
        <w:rPr>
          <w:sz w:val="18"/>
          <w:szCs w:val="18"/>
          <w:lang w:val="en-US"/>
        </w:rPr>
        <w:t>");</w:t>
      </w:r>
    </w:p>
    <w:p w14:paraId="394FC086"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Would you like to play again?</w:t>
      </w:r>
      <w:r>
        <w:rPr>
          <w:sz w:val="18"/>
          <w:szCs w:val="18"/>
          <w:lang w:val="en-US"/>
        </w:rPr>
        <w:t>");</w:t>
      </w:r>
    </w:p>
    <w:p w14:paraId="4399AF0B"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string</w:t>
      </w:r>
      <w:r>
        <w:rPr>
          <w:sz w:val="18"/>
          <w:szCs w:val="18"/>
          <w:lang w:val="en-US"/>
        </w:rPr>
        <w:t xml:space="preserve"> CongratulationsStringPrompt =</w:t>
      </w:r>
    </w:p>
    <w:p w14:paraId="79DD1514"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string</w:t>
      </w:r>
      <w:r>
        <w:rPr>
          <w:sz w:val="18"/>
          <w:szCs w:val="18"/>
          <w:lang w:val="en-US"/>
        </w:rPr>
        <w:t>.Format(sb.ToString(),</w:t>
      </w:r>
    </w:p>
    <w:p w14:paraId="317EA989"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this</w:t>
      </w:r>
      <w:r>
        <w:rPr>
          <w:sz w:val="18"/>
          <w:szCs w:val="18"/>
          <w:lang w:val="en-US"/>
        </w:rPr>
        <w:t>.intNumberToGuess,</w:t>
      </w:r>
    </w:p>
    <w:p w14:paraId="633ABD9E"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this</w:t>
      </w:r>
      <w:r>
        <w:rPr>
          <w:sz w:val="18"/>
          <w:szCs w:val="18"/>
          <w:lang w:val="en-US"/>
        </w:rPr>
        <w:t>.intAttempts);</w:t>
      </w:r>
    </w:p>
    <w:p w14:paraId="5F892FDC"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8000"/>
          <w:sz w:val="18"/>
          <w:szCs w:val="18"/>
          <w:lang w:val="en-US"/>
        </w:rPr>
        <w:t>// Put PromptDialog here</w:t>
      </w:r>
    </w:p>
    <w:p w14:paraId="60A51238" w14:textId="77777777" w:rsidR="00061A58" w:rsidRDefault="00061A58" w:rsidP="00061A58">
      <w:pPr>
        <w:pStyle w:val="HTMLVorformatiert"/>
        <w:shd w:val="clear" w:color="auto" w:fill="FFFFFF"/>
        <w:rPr>
          <w:sz w:val="18"/>
          <w:szCs w:val="18"/>
          <w:lang w:val="en-US"/>
        </w:rPr>
      </w:pPr>
      <w:r>
        <w:rPr>
          <w:sz w:val="18"/>
          <w:szCs w:val="18"/>
          <w:lang w:val="en-US"/>
        </w:rPr>
        <w:t>PromptDialog.Confirm(</w:t>
      </w:r>
    </w:p>
    <w:p w14:paraId="37B8D30C" w14:textId="77777777" w:rsidR="00061A58" w:rsidRDefault="00061A58" w:rsidP="00061A58">
      <w:pPr>
        <w:pStyle w:val="HTMLVorformatiert"/>
        <w:shd w:val="clear" w:color="auto" w:fill="FFFFFF"/>
        <w:rPr>
          <w:sz w:val="18"/>
          <w:szCs w:val="18"/>
          <w:lang w:val="en-US"/>
        </w:rPr>
      </w:pPr>
      <w:r>
        <w:rPr>
          <w:sz w:val="18"/>
          <w:szCs w:val="18"/>
          <w:lang w:val="en-US"/>
        </w:rPr>
        <w:t xml:space="preserve">        context,</w:t>
      </w:r>
    </w:p>
    <w:p w14:paraId="488551FE" w14:textId="77777777" w:rsidR="00061A58" w:rsidRDefault="00061A58" w:rsidP="00061A58">
      <w:pPr>
        <w:pStyle w:val="HTMLVorformatiert"/>
        <w:shd w:val="clear" w:color="auto" w:fill="FFFFFF"/>
        <w:rPr>
          <w:sz w:val="18"/>
          <w:szCs w:val="18"/>
          <w:lang w:val="en-US"/>
        </w:rPr>
      </w:pPr>
      <w:r>
        <w:rPr>
          <w:sz w:val="18"/>
          <w:szCs w:val="18"/>
          <w:lang w:val="en-US"/>
        </w:rPr>
        <w:t xml:space="preserve">        PlayAgainAsync,</w:t>
      </w:r>
    </w:p>
    <w:p w14:paraId="3DA766EC" w14:textId="77777777" w:rsidR="00061A58" w:rsidRDefault="00061A58" w:rsidP="00061A58">
      <w:pPr>
        <w:pStyle w:val="HTMLVorformatiert"/>
        <w:shd w:val="clear" w:color="auto" w:fill="FFFFFF"/>
        <w:rPr>
          <w:sz w:val="18"/>
          <w:szCs w:val="18"/>
          <w:lang w:val="en-US"/>
        </w:rPr>
      </w:pPr>
      <w:r>
        <w:rPr>
          <w:sz w:val="18"/>
          <w:szCs w:val="18"/>
          <w:lang w:val="en-US"/>
        </w:rPr>
        <w:t xml:space="preserve">        CongratulationsStringPrompt,</w:t>
      </w:r>
    </w:p>
    <w:p w14:paraId="5A2449EB"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8B0000"/>
          <w:sz w:val="18"/>
          <w:szCs w:val="18"/>
          <w:lang w:val="en-US"/>
        </w:rPr>
        <w:t>Didn't get that!</w:t>
      </w:r>
      <w:r>
        <w:rPr>
          <w:sz w:val="18"/>
          <w:szCs w:val="18"/>
          <w:lang w:val="en-US"/>
        </w:rPr>
        <w:t>");</w:t>
      </w:r>
    </w:p>
    <w:p w14:paraId="3D34A293" w14:textId="63FAAB62" w:rsidR="00061A58" w:rsidRDefault="00061A58" w:rsidP="00061A58">
      <w:pPr>
        <w:pStyle w:val="StandardWeb"/>
        <w:rPr>
          <w:rFonts w:ascii="Tahoma" w:hAnsi="Tahoma" w:cs="Tahoma"/>
          <w:color w:val="333333"/>
          <w:lang w:val="en-US"/>
        </w:rPr>
      </w:pPr>
      <w:r>
        <w:rPr>
          <w:rFonts w:ascii="Tahoma" w:hAnsi="Tahoma" w:cs="Tahoma"/>
          <w:color w:val="333333"/>
          <w:lang w:val="en-US"/>
        </w:rPr>
        <w:t> </w:t>
      </w:r>
      <w:r w:rsidR="00A96CEA">
        <w:rPr>
          <w:rFonts w:ascii="Tahoma" w:hAnsi="Tahoma" w:cs="Tahoma"/>
          <w:color w:val="333333"/>
          <w:lang w:val="en-US"/>
        </w:rPr>
        <w:t xml:space="preserve">Quelle: </w:t>
      </w:r>
      <w:hyperlink r:id="rId45" w:history="1">
        <w:r w:rsidR="00A96CEA" w:rsidRPr="000E5939">
          <w:rPr>
            <w:rStyle w:val="Hyperlink"/>
            <w:rFonts w:ascii="Tahoma" w:hAnsi="Tahoma" w:cs="Tahoma"/>
            <w:lang w:val="en-US"/>
          </w:rPr>
          <w:t>http://aihelpwebsite.com/Blog/EntryId/9/Introduction-To-Using-Dialogs-With-The-Microsoft-Bot-Framework</w:t>
        </w:r>
      </w:hyperlink>
    </w:p>
    <w:p w14:paraId="5A3419F8" w14:textId="77777777" w:rsidR="00A96CEA" w:rsidRDefault="00A96CEA" w:rsidP="00061A58">
      <w:pPr>
        <w:pStyle w:val="StandardWeb"/>
        <w:rPr>
          <w:rFonts w:ascii="Tahoma" w:hAnsi="Tahoma" w:cs="Tahoma"/>
          <w:color w:val="333333"/>
          <w:lang w:val="en-US"/>
        </w:rPr>
      </w:pPr>
    </w:p>
    <w:p w14:paraId="37BD5F6B" w14:textId="77777777" w:rsidR="00061A58" w:rsidRDefault="00061A58" w:rsidP="00061A58"/>
    <w:p w14:paraId="34754464" w14:textId="294F4DD5" w:rsidR="00811642" w:rsidRDefault="00811642" w:rsidP="00B34957">
      <w:pPr>
        <w:pStyle w:val="berschrift2"/>
      </w:pPr>
      <w:bookmarkStart w:id="41" w:name="_Toc503371378"/>
      <w:r>
        <w:t>FormFlows</w:t>
      </w:r>
      <w:bookmarkEnd w:id="41"/>
    </w:p>
    <w:p w14:paraId="6269BA65" w14:textId="63BE1DA0" w:rsidR="00811642" w:rsidRDefault="00811642" w:rsidP="005E5C20">
      <w:r>
        <w:t>FormFlows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Integral (sbyte, byte, short, ushort, int, uint, long, ulong)</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Floating point (float,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DateTime</w:t>
      </w:r>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Enumeration</w:t>
      </w:r>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List of enumerations</w:t>
      </w:r>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and Hotel Dialog Bot s.a. </w:t>
      </w:r>
      <w:hyperlink r:id="rId46" w:history="1">
        <w:r w:rsidR="000F097A" w:rsidRPr="00471322">
          <w:rPr>
            <w:rStyle w:val="Hyperlink"/>
          </w:rPr>
          <w:t>https://github.com/Microsoft/BotBuilder-Samples/tree/master/CSharp/core-MultiDialogs</w:t>
        </w:r>
      </w:hyperlink>
    </w:p>
    <w:p w14:paraId="3E4C52C6" w14:textId="4ABDC9DB" w:rsidR="000F097A" w:rsidRDefault="000F097A" w:rsidP="00B34957">
      <w:r>
        <w:lastRenderedPageBreak/>
        <w:t>Es besteht grundsätzlich die Möglichkeit, Bots über diverse Channel zu steuern (so zum Beispiel Skype oder Telegramchats).</w:t>
      </w:r>
      <w:r w:rsidR="00D91D47">
        <w:t xml:space="preserve"> Als Fortgeschrittene Funktionen von FormFlows steht zur Verfügung die Benutzereingaben auszuwerten oder zu beeinflussne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12"/>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Describe </w:t>
      </w:r>
      <w:r>
        <w:rPr>
          <w:rFonts w:ascii="SegoeUIRegular" w:hAnsi="SegoeUIRegular" w:cs="SegoeUIRegular"/>
          <w:color w:val="222222"/>
          <w:sz w:val="23"/>
          <w:szCs w:val="23"/>
        </w:rPr>
        <w:t>Alter how a field or a value is shown in a template or card</w:t>
      </w:r>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Numeric </w:t>
      </w:r>
      <w:r>
        <w:rPr>
          <w:rFonts w:ascii="SegoeUIRegular" w:hAnsi="SegoeUIRegular" w:cs="SegoeUIRegular"/>
          <w:color w:val="222222"/>
          <w:sz w:val="23"/>
          <w:szCs w:val="23"/>
        </w:rPr>
        <w:t>Restrict the accepted values of a numeric field</w:t>
      </w:r>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Mark a field as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r>
        <w:rPr>
          <w:rFonts w:ascii="SegoeUIRegular" w:hAnsi="SegoeUIRegular" w:cs="SegoeUIRegular"/>
          <w:color w:val="222222"/>
          <w:sz w:val="23"/>
          <w:szCs w:val="23"/>
        </w:rPr>
        <w:t>Define a regular expression to validate a string field</w:t>
      </w:r>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r>
        <w:rPr>
          <w:rFonts w:ascii="SegoeUIRegular" w:hAnsi="SegoeUIRegular" w:cs="SegoeUIRegular"/>
          <w:color w:val="222222"/>
          <w:sz w:val="23"/>
          <w:szCs w:val="23"/>
        </w:rPr>
        <w:t>Define the prompt for a field</w:t>
      </w:r>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r>
        <w:rPr>
          <w:rFonts w:ascii="SegoeUIRegular" w:hAnsi="SegoeUIRegular" w:cs="SegoeUIRegular"/>
          <w:color w:val="222222"/>
          <w:sz w:val="23"/>
          <w:szCs w:val="23"/>
        </w:rPr>
        <w:t>Define the template to use to generate prompts or values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222222"/>
          <w:sz w:val="23"/>
          <w:szCs w:val="23"/>
        </w:rPr>
        <w:t>prompts</w:t>
      </w:r>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r>
        <w:rPr>
          <w:rFonts w:ascii="SegoeUIRegular" w:hAnsi="SegoeUIRegular" w:cs="SegoeUIRegular"/>
          <w:color w:val="222222"/>
          <w:sz w:val="23"/>
          <w:szCs w:val="23"/>
        </w:rPr>
        <w:t>Define the input terms that match a field or value</w:t>
      </w:r>
    </w:p>
    <w:p w14:paraId="5F5BC2AD" w14:textId="11EC2D31" w:rsidR="008938FC" w:rsidRDefault="008938FC" w:rsidP="00D91D47">
      <w:pPr>
        <w:rPr>
          <w:rFonts w:ascii="SegoeUIRegular" w:hAnsi="SegoeUIRegular" w:cs="SegoeUIRegular"/>
          <w:color w:val="222222"/>
          <w:sz w:val="23"/>
          <w:szCs w:val="23"/>
        </w:rPr>
      </w:pPr>
      <w:r>
        <w:rPr>
          <w:rFonts w:ascii="SegoeUIRegular" w:hAnsi="SegoeUIRegular" w:cs="SegoeUIRegular"/>
          <w:color w:val="222222"/>
          <w:sz w:val="23"/>
          <w:szCs w:val="23"/>
        </w:rPr>
        <w:t>Beim FormFlow wird eine Serialisierbare Klasse erstellt, deren einzelne Felder mit dem Formbuilder abgefragt werden.  Hier ein Beispiel aus dem SandwichBot</w:t>
      </w:r>
    </w:p>
    <w:p w14:paraId="7C197F5F" w14:textId="4B0AA222"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r</w:t>
      </w:r>
      <w:r>
        <w:rPr>
          <w:rFonts w:ascii="Consolas" w:eastAsia="Times New Roman" w:hAnsi="Consolas" w:cs="Courier New"/>
          <w:color w:val="242729"/>
          <w:sz w:val="20"/>
          <w:szCs w:val="20"/>
          <w:shd w:val="clear" w:color="auto" w:fill="EFF0F1"/>
          <w:lang w:eastAsia="de-DE"/>
        </w:rPr>
        <w:t>etur</w:t>
      </w:r>
      <w:r w:rsidRPr="008938FC">
        <w:rPr>
          <w:rFonts w:ascii="Consolas" w:eastAsia="Times New Roman" w:hAnsi="Consolas" w:cs="Courier New"/>
          <w:color w:val="242729"/>
          <w:sz w:val="20"/>
          <w:szCs w:val="20"/>
          <w:shd w:val="clear" w:color="auto" w:fill="EFF0F1"/>
          <w:lang w:eastAsia="de-DE"/>
        </w:rPr>
        <w:t>n new FormBuilder&lt;SandwichOrder&gt;()</w:t>
      </w:r>
    </w:p>
    <w:p w14:paraId="7938560C"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.Message("Welcome to the sandwich order bot!")</w:t>
      </w:r>
    </w:p>
    <w:p w14:paraId="0149F1FD"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.Field(nameof(SandwichOrder.Sandwich))</w:t>
      </w:r>
    </w:p>
    <w:p w14:paraId="0CD5327B"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w:t>
      </w:r>
    </w:p>
    <w:p w14:paraId="69FE5BAB"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.Confirm("Do you want to order your {Length} {Sandwich} on {Bread} {&amp;Bread} with {[{Cheese} {Toppings} {Sauces}]} to be sent to {DeliveryAddress} {?at {DeliveryTime:t}}?")</w:t>
      </w:r>
    </w:p>
    <w:p w14:paraId="5E0FA34C"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.AddRemainingFields()</w:t>
      </w:r>
    </w:p>
    <w:p w14:paraId="18F8799F"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.Message("Thanks for ordering a sandwich!")</w:t>
      </w:r>
    </w:p>
    <w:p w14:paraId="0F5E8887"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.OnCompletionAsync(processOrder)</w:t>
      </w:r>
    </w:p>
    <w:p w14:paraId="5E045620" w14:textId="38A86CA0" w:rsidR="008938FC" w:rsidRDefault="008938FC" w:rsidP="008938FC">
      <w:pPr>
        <w:rPr>
          <w:rFonts w:ascii="SegoeUIRegular" w:hAnsi="SegoeUIRegular" w:cs="SegoeUIRegular"/>
          <w:color w:val="222222"/>
          <w:sz w:val="23"/>
          <w:szCs w:val="23"/>
        </w:rPr>
      </w:pPr>
      <w:r w:rsidRPr="008938FC">
        <w:rPr>
          <w:rFonts w:ascii="Times New Roman" w:eastAsia="Times New Roman" w:hAnsi="Times New Roman" w:cs="Times New Roman"/>
          <w:color w:val="242729"/>
          <w:sz w:val="24"/>
          <w:szCs w:val="24"/>
          <w:shd w:val="clear" w:color="auto" w:fill="EFF0F1"/>
          <w:lang w:eastAsia="de-DE"/>
        </w:rPr>
        <w:t xml:space="preserve">                    .Build();</w:t>
      </w:r>
    </w:p>
    <w:p w14:paraId="145997F3" w14:textId="77777777" w:rsidR="008938FC" w:rsidRDefault="008938FC" w:rsidP="00D91D47">
      <w:pPr>
        <w:rPr>
          <w:rFonts w:ascii="SegoeUIRegular" w:hAnsi="SegoeUIRegular" w:cs="SegoeUIRegular"/>
          <w:color w:val="222222"/>
          <w:sz w:val="23"/>
          <w:szCs w:val="23"/>
        </w:rPr>
      </w:pPr>
    </w:p>
    <w:p w14:paraId="492F0E4E" w14:textId="5E483D03"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4AD50C96" w:rsidR="00332DA3" w:rsidRDefault="005C3AAB" w:rsidP="005C3AAB">
      <w:pPr>
        <w:pStyle w:val="Beschriftung"/>
      </w:pPr>
      <w:r>
        <w:t xml:space="preserve">Abbildung </w:t>
      </w:r>
      <w:fldSimple w:instr=" SEQ Abbildung \* ARABIC ">
        <w:r w:rsidR="0008461B">
          <w:rPr>
            <w:noProof/>
          </w:rPr>
          <w:t>11</w:t>
        </w:r>
      </w:fldSimple>
      <w:r>
        <w:t>: Das Testen eines Botframeworks lief nach einer erfolgreichen Anfangszeit hartnäckig schief</w:t>
      </w:r>
    </w:p>
    <w:p w14:paraId="312A46E7" w14:textId="66122AD9" w:rsidR="005C3AAB" w:rsidRPr="005C3AAB" w:rsidRDefault="005C3AAB" w:rsidP="005C3AAB">
      <w:r>
        <w:t>Über die Ursache kann ich nur spekulieren, da ich sie nicht gefunden habe. Ich schließe fehlende Verweise auf NuGet-Pakete aus. Ebenso fehlende Updates von Visual Studio und Fehlkonfigurationen durch mich (da ich Visual Studio resetten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4A9B3C52" w:rsidR="000F097A" w:rsidRDefault="005935C6" w:rsidP="00B34957">
      <w:r>
        <w:lastRenderedPageBreak/>
        <w:t>Botframework-Emulator – der ganze Ärger</w:t>
      </w:r>
    </w:p>
    <w:p w14:paraId="56DA0151" w14:textId="1CEB463C" w:rsidR="005935C6" w:rsidRDefault="005935C6" w:rsidP="00B34957">
      <w:r>
        <w:rPr>
          <w:noProof/>
          <w:lang w:eastAsia="de-DE"/>
        </w:rPr>
        <w:drawing>
          <wp:inline distT="0" distB="0" distL="0" distR="0" wp14:anchorId="35BF9712" wp14:editId="3547C207">
            <wp:extent cx="5760720" cy="38404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840480"/>
                    </a:xfrm>
                    <a:prstGeom prst="rect">
                      <a:avLst/>
                    </a:prstGeom>
                  </pic:spPr>
                </pic:pic>
              </a:graphicData>
            </a:graphic>
          </wp:inline>
        </w:drawing>
      </w:r>
    </w:p>
    <w:p w14:paraId="08F22E69" w14:textId="487A113F" w:rsidR="005935C6" w:rsidRDefault="005935C6" w:rsidP="00B34957">
      <w:r>
        <w:t>Schlüssel nicht gefunden, die Frage ist jedoch, welcher?</w:t>
      </w:r>
    </w:p>
    <w:p w14:paraId="0DF47914" w14:textId="77777777" w:rsidR="005935C6" w:rsidRDefault="005935C6" w:rsidP="00B34957"/>
    <w:p w14:paraId="71935C3F" w14:textId="77777777" w:rsidR="00734599" w:rsidRDefault="00734599" w:rsidP="00734599">
      <w:r>
        <w:t>08.09.2017</w:t>
      </w:r>
    </w:p>
    <w:p w14:paraId="3D46CD34" w14:textId="77777777" w:rsidR="00734599" w:rsidRDefault="00734599" w:rsidP="0093790E">
      <w:pPr>
        <w:pStyle w:val="berschrift1"/>
      </w:pPr>
      <w:bookmarkStart w:id="42" w:name="_Toc503371379"/>
      <w:r>
        <w:t>Windows Universal Apps</w:t>
      </w:r>
      <w:bookmarkEnd w:id="42"/>
    </w:p>
    <w:p w14:paraId="603B2885" w14:textId="77777777" w:rsidR="00734599" w:rsidRDefault="00734599" w:rsidP="00734599">
      <w:r>
        <w:t xml:space="preserve">In Windows Universal Apps (im Weiteren als UWP bezeichnet) ist die Verwendung von asynchronen Methodenaufrufen eine Besonderheit um Win 8.1+ Kompabilität zu gewährleisten. Der Rückgabetyp ist nicht immer direkt ersichtlich, da zumeist ein Objekt zurückgegeben wird, dass diesen mit getResult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540510"/>
                    </a:xfrm>
                    <a:prstGeom prst="rect">
                      <a:avLst/>
                    </a:prstGeom>
                  </pic:spPr>
                </pic:pic>
              </a:graphicData>
            </a:graphic>
          </wp:inline>
        </w:drawing>
      </w:r>
    </w:p>
    <w:p w14:paraId="665283F4" w14:textId="77777777" w:rsidR="00734599" w:rsidRDefault="00646E0B" w:rsidP="00734599">
      <w:hyperlink r:id="rId51" w:history="1">
        <w:r w:rsidR="00734599" w:rsidRPr="00FE1510">
          <w:rPr>
            <w:rStyle w:val="Hyperlink"/>
          </w:rPr>
          <w:t>https://docs.microsoft.com/de-de/windows/uwp/input-and-devices/speech-interactions</w:t>
        </w:r>
      </w:hyperlink>
    </w:p>
    <w:p w14:paraId="069D0574" w14:textId="77777777" w:rsidR="00734599" w:rsidRDefault="00734599" w:rsidP="00734599">
      <w:r>
        <w:t>Speech recognition by Cortana in UWP apps</w:t>
      </w:r>
    </w:p>
    <w:p w14:paraId="50E6F680" w14:textId="77777777" w:rsidR="00734599" w:rsidRDefault="00734599" w:rsidP="00734599">
      <w:r>
        <w:lastRenderedPageBreak/>
        <w:t>Basically all Cortana interaction requests and answers should be short. UWP is smart enough to determine the right scale of images for the resolution of a particular device. Aber es gibt in der Benennung der Bildressourcen im SourceCode folgende Vorschriften:</w:t>
      </w:r>
    </w:p>
    <w:p w14:paraId="478B71A7" w14:textId="77777777" w:rsidR="00734599" w:rsidRDefault="00734599" w:rsidP="00734599">
      <w:r>
        <w:rPr>
          <w:rFonts w:ascii="Segoe UI" w:hAnsi="Segoe UI" w:cs="Segoe UI"/>
          <w:color w:val="222222"/>
          <w:lang w:val="en-US"/>
        </w:rPr>
        <w:t xml:space="preserve">The standard naming convention is "foldername/qualifiername-value[_qualifiername-value]/filename.qualifiername-value[_qualifiername-value].ext". For example: images/en-US/logo.scale-100_contrast-white.png is simply referred to in code using the root folder and the filename: images/logo.png. See </w:t>
      </w:r>
      <w:hyperlink r:id="rId52"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53"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13"/>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SpracherkennungsAPI benutzen. Es gibt dazu ein Tutorial unter </w:t>
      </w:r>
      <w:hyperlink r:id="rId54"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bookmarkStart w:id="43" w:name="_Toc503371380"/>
      <w:r>
        <w:t>Xamarin</w:t>
      </w:r>
      <w:bookmarkEnd w:id="43"/>
    </w:p>
    <w:p w14:paraId="1DB36AEF" w14:textId="01A02498" w:rsidR="00734599" w:rsidRDefault="00734599" w:rsidP="00734599">
      <w:r>
        <w:t>Nach der Installation von Xamarin ist es möglich eine UWP, ein Android oder ein IOS-Project in Visual Studio für die 3 übrigen Plat</w:t>
      </w:r>
      <w:r w:rsidR="006557B2">
        <w:t>t</w:t>
      </w:r>
      <w:r>
        <w:t xml:space="preserve">formen bereitzustellen. Für UWP hat die Autorin folgende Anleitung verwendet: </w:t>
      </w:r>
      <w:hyperlink r:id="rId55"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Ein kostenloses ebook über Xamarin hat Charles Petzold online zur Verfügung gestellt</w:t>
      </w:r>
      <w:r>
        <w:rPr>
          <w:rStyle w:val="Funotenzeichen"/>
        </w:rPr>
        <w:footnoteReference w:id="14"/>
      </w:r>
      <w:r>
        <w:t>.</w:t>
      </w:r>
    </w:p>
    <w:p w14:paraId="1AE65973" w14:textId="190D9BEB" w:rsidR="00734599" w:rsidRDefault="00734599" w:rsidP="00734599">
      <w:r>
        <w:t>Dieses erklärt unter anderem die Unterschiede zwischen Xamarin shared und portable. Wohingegen bei shared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lastRenderedPageBreak/>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Xamarin.Forms Version </w:t>
      </w:r>
      <w:r w:rsidRPr="007A25DE">
        <w:t>2.3.4.270</w:t>
      </w:r>
      <w:r>
        <w:t xml:space="preserve"> verwendet nicht 2.0 wie in der Anleitung vorgeschlagen. Deswegen kommt </w:t>
      </w:r>
      <w:commentRangeStart w:id="44"/>
      <w:r>
        <w:t xml:space="preserve">es möglicherweise </w:t>
      </w:r>
      <w:commentRangeEnd w:id="44"/>
      <w:r>
        <w:rPr>
          <w:rStyle w:val="Kommentarzeichen"/>
        </w:rPr>
        <w:commentReference w:id="44"/>
      </w:r>
      <w:r>
        <w:t>im Konfigurationsmanager zu einer abweichenden Darstellung wie folgt:</w:t>
      </w:r>
    </w:p>
    <w:p w14:paraId="66B6416B" w14:textId="0822563A" w:rsidR="00734599" w:rsidRDefault="00734599" w:rsidP="00734599">
      <w:r>
        <w:rPr>
          <w:noProof/>
          <w:lang w:eastAsia="de-DE"/>
        </w:rPr>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Das Erstellen einer Xamarin-App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lastRenderedPageBreak/>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59" w:history="1">
        <w:r w:rsidR="009B51FE" w:rsidRPr="009B51FE">
          <w:rPr>
            <w:rStyle w:val="Hyperlink"/>
          </w:rPr>
          <w:t>Adventure Works</w:t>
        </w:r>
      </w:hyperlink>
      <w:r>
        <w:t xml:space="preserve">. Siehe auch </w:t>
      </w:r>
      <w:hyperlink r:id="rId60" w:history="1">
        <w:r w:rsidRPr="00C804F5">
          <w:rPr>
            <w:rStyle w:val="Hyperlink"/>
          </w:rPr>
          <w:t>https://github.com/Microsoft/Windows-universal-samples/tree/master/Samples/CortanaVoiceCommand</w:t>
        </w:r>
      </w:hyperlink>
    </w:p>
    <w:p w14:paraId="7718E2FC" w14:textId="52D397F2" w:rsidR="006557B2" w:rsidRDefault="006557B2" w:rsidP="006557B2">
      <w:r>
        <w:t>Für diese UWP-Referenzapp empfiehlt sich beim Entpacken nach Anleitung</w:t>
      </w:r>
      <w:r>
        <w:rPr>
          <w:rStyle w:val="Funotenzeichen"/>
        </w:rPr>
        <w:footnoteReference w:id="15"/>
      </w:r>
      <w:r>
        <w:t xml:space="preserve"> vorzugehen (Wichtig: Rechtsklick auf zip, unter Eigenschaften&gt;Allgemein einen Haken bei Sicherheit setzen, der die Blockierung des zips von anderen Websites verhindert.</w:t>
      </w:r>
    </w:p>
    <w:p w14:paraId="1A78FD7A" w14:textId="120CF3A1" w:rsidR="00D62259" w:rsidRDefault="00D62259" w:rsidP="006557B2">
      <w:r>
        <w:t>Alternativ wäre auch die Nutzung der GitHub Erweiterung für Visual Studio denkbar, aber diese schlug bei der Autorin mit Fehlern fehl.</w:t>
      </w:r>
    </w:p>
    <w:p w14:paraId="15EB1460" w14:textId="62513D56" w:rsidR="00D62259" w:rsidRDefault="00D62259" w:rsidP="006557B2">
      <w:r>
        <w:t>Ist man dann einmal so weit das Projekt ent</w:t>
      </w:r>
      <w:r w:rsidR="00772611">
        <w:t>packt zu haben, reicht im cs Or</w:t>
      </w:r>
      <w:r>
        <w:t>d</w:t>
      </w:r>
      <w:r w:rsidR="00772611">
        <w:t>n</w:t>
      </w:r>
      <w:r>
        <w:t xml:space="preserve">er ein Klick auf die im cs-Ordner befindliche Datei .sln um das Projekt in Visual Studio zu laden. Beim Abspielen der internen Simulatoren und beim Öffnen der .cs-Dateien werden jede Menge Fehler angezeigt. Dies liegt teils an fehlenden Nuget-Paketen. Diese werden jedoch nachinstalliert. Mehrere Male Neu-Build und Antivirensystem-Einstellungsänderungen (falls Hinweise zum Netzwerkkartenzugriff kommen) lassen ein </w:t>
      </w:r>
      <w:commentRangeStart w:id="45"/>
      <w:r>
        <w:t>betriebsbereiten Emulator</w:t>
      </w:r>
      <w:commentRangeEnd w:id="45"/>
      <w:r>
        <w:rPr>
          <w:rStyle w:val="Kommentarzeichen"/>
        </w:rPr>
        <w:commentReference w:id="45"/>
      </w:r>
      <w:r>
        <w:t xml:space="preserve"> entstehen. </w:t>
      </w:r>
    </w:p>
    <w:p w14:paraId="4BA3D380" w14:textId="77777777" w:rsidR="00A72381" w:rsidRDefault="00A72381" w:rsidP="00A72381">
      <w:pPr>
        <w:keepNext/>
      </w:pPr>
      <w:r>
        <w:rPr>
          <w:noProof/>
          <w:lang w:eastAsia="de-DE"/>
        </w:rPr>
        <w:lastRenderedPageBreak/>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73811" cy="5140172"/>
                    </a:xfrm>
                    <a:prstGeom prst="rect">
                      <a:avLst/>
                    </a:prstGeom>
                  </pic:spPr>
                </pic:pic>
              </a:graphicData>
            </a:graphic>
          </wp:inline>
        </w:drawing>
      </w:r>
    </w:p>
    <w:p w14:paraId="07D373CB" w14:textId="15FA09F2" w:rsidR="00A72381" w:rsidRDefault="00A72381" w:rsidP="00A72381">
      <w:pPr>
        <w:pStyle w:val="Beschriftung"/>
      </w:pPr>
      <w:r>
        <w:t xml:space="preserve">Abbildung </w:t>
      </w:r>
      <w:fldSimple w:instr=" SEQ Abbildung \* ARABIC ">
        <w:r w:rsidR="0008461B">
          <w:rPr>
            <w:noProof/>
          </w:rPr>
          <w:t>12</w:t>
        </w:r>
      </w:fldSimple>
      <w:r>
        <w:t xml:space="preserve"> Antwort auf Frage an Cortana: "When is my trip to London?"</w:t>
      </w:r>
    </w:p>
    <w:p w14:paraId="0FBA7CC0" w14:textId="6E864C5C" w:rsidR="00BC3EA4" w:rsidRDefault="00636875" w:rsidP="003334B9">
      <w:pPr>
        <w:pStyle w:val="berschrift2"/>
      </w:pPr>
      <w:bookmarkStart w:id="46" w:name="_Toc503371381"/>
      <w:r>
        <w:t>VCD-Datei</w:t>
      </w:r>
      <w:bookmarkEnd w:id="46"/>
    </w:p>
    <w:p w14:paraId="312C676C" w14:textId="0E593A03" w:rsidR="00636875" w:rsidRDefault="00636875" w:rsidP="005E5C20">
      <w:r>
        <w:t>Jedes C#-Projekt, das Cortana verwendet, sollte eine .xml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VoiceCommands</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http://schemas.microsoft.com/voicecommands/1.2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 xml:space="preserve"> </w:t>
      </w:r>
      <w:r>
        <w:rPr>
          <w:rFonts w:ascii="Consolas" w:hAnsi="Consolas" w:cs="Consolas"/>
          <w:color w:val="FF0000"/>
          <w:sz w:val="19"/>
          <w:szCs w:val="19"/>
        </w:rPr>
        <w:t>xml:lang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en-us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AdventureWorksCommandSet_en-us</w:t>
      </w:r>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AppName</w:t>
      </w:r>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r>
        <w:rPr>
          <w:rFonts w:ascii="Consolas" w:hAnsi="Consolas" w:cs="Consolas"/>
          <w:color w:val="A31515"/>
          <w:sz w:val="19"/>
          <w:szCs w:val="19"/>
        </w:rPr>
        <w:t>AppName</w:t>
      </w:r>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showTripToDestination</w:t>
      </w:r>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Showing trip to {destination}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w:t>
      </w:r>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whenIsTripToDestination</w:t>
      </w:r>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When is my trip to Las Vegas?</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trip to {destination}</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Looking for trip to {destination}</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VoiceCommandService</w:t>
      </w:r>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AdventureWorksVoiceCommandService</w:t>
      </w:r>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destination</w:t>
      </w:r>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Yosemite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5B1EC6B" w14:textId="012444F7" w:rsidR="003334B9" w:rsidRDefault="00A72381" w:rsidP="005E5C20">
      <w:r>
        <w:t xml:space="preserve">Wie anhand des Codes ersichtlich werden in dieser xml-datei CommandSets für unterstützte Sprachen angelegt. </w:t>
      </w:r>
      <w:r w:rsidR="003334B9">
        <w:t>In einem Kommando können sogenannte PhraseLists oder PhraseTopics eingebaut werden. Diese sorgen für mehr Flexibilität in den Aufrufvariationen. Achtung! Eine PhraseList kann dynamisch gefüllt werden, überschreibt dann jedoch alle in der VCD-Datei angegebenen statischen &lt;Item&gt; Einträge. Außerdem dürfen pro App nicht mehr als 2000 PhraseListItems definiert sein. PhraseTopics sind flexibler als PhraseLists sind jedoch nur zu bestimmten Inhalten, z.B. „phone Number“ oder „Person Name“ verfügbar.</w:t>
      </w:r>
    </w:p>
    <w:p w14:paraId="55106B31" w14:textId="3E797CB4" w:rsidR="003334B9" w:rsidRDefault="00A72381" w:rsidP="005E5C20">
      <w:r>
        <w:t>Es muss zudem ein Servicehandler implementiert sein, hier zum Be</w:t>
      </w:r>
      <w:r w:rsidR="003334B9">
        <w:t>ispiel Adventure Works Command S</w:t>
      </w:r>
      <w:r>
        <w:t>ervice.</w:t>
      </w:r>
    </w:p>
    <w:p w14:paraId="51567E56" w14:textId="53F2CC4A" w:rsidR="00A72381" w:rsidRDefault="004F218F" w:rsidP="005E5C20">
      <w:r>
        <w:t>ServiceHandler</w:t>
      </w:r>
    </w:p>
    <w:p w14:paraId="249405C1" w14:textId="245699A4" w:rsidR="004F218F" w:rsidRDefault="004F218F" w:rsidP="005E5C20">
      <w:r>
        <w:t>ModelKlasse</w:t>
      </w:r>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47"/>
      <w:r>
        <w:rPr>
          <w:rFonts w:ascii="Consolas" w:hAnsi="Consolas" w:cs="Consolas"/>
          <w:color w:val="008000"/>
          <w:sz w:val="19"/>
          <w:szCs w:val="19"/>
        </w:rPr>
        <w:t>INotifyPropertyChanged</w:t>
      </w:r>
      <w:commentRangeEnd w:id="47"/>
      <w:r>
        <w:rPr>
          <w:rStyle w:val="Kommentarzeichen"/>
        </w:rPr>
        <w:commentReference w:id="47"/>
      </w:r>
      <w:r>
        <w:rPr>
          <w:rFonts w:ascii="Consolas" w:hAnsi="Consolas" w:cs="Consolas"/>
          <w:color w:val="008000"/>
          <w:sz w:val="19"/>
          <w:szCs w:val="19"/>
        </w:rPr>
        <w:t xml:space="preserve"> </w:t>
      </w:r>
      <w:r>
        <w:t>ruft NotifyPropertyChange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NotifyPropertyChanged(</w:t>
      </w:r>
      <w:r>
        <w:rPr>
          <w:rFonts w:ascii="Consolas" w:hAnsi="Consolas" w:cs="Consolas"/>
          <w:color w:val="0000FF"/>
          <w:sz w:val="19"/>
          <w:szCs w:val="19"/>
        </w:rPr>
        <w:t>string</w:t>
      </w:r>
      <w:r>
        <w:rPr>
          <w:rFonts w:ascii="Consolas" w:hAnsi="Consolas" w:cs="Consolas"/>
          <w:color w:val="000000"/>
          <w:sz w:val="19"/>
          <w:szCs w:val="19"/>
        </w:rPr>
        <w:t xml:space="preserve"> propertyName)</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PropertyChangedEventHandler</w:t>
      </w:r>
      <w:r>
        <w:rPr>
          <w:rFonts w:ascii="Consolas" w:hAnsi="Consolas" w:cs="Consolas"/>
          <w:color w:val="000000"/>
          <w:sz w:val="19"/>
          <w:szCs w:val="19"/>
        </w:rPr>
        <w:t xml:space="preserve"> handler = PropertyChanged;</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(handler !=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 xml:space="preserve"> args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(propertyName);</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w:t>
      </w:r>
      <w:r>
        <w:rPr>
          <w:rFonts w:ascii="Consolas" w:hAnsi="Consolas" w:cs="Consolas"/>
          <w:color w:val="0000FF"/>
          <w:sz w:val="19"/>
          <w:szCs w:val="19"/>
        </w:rPr>
        <w:t>this</w:t>
      </w:r>
      <w:r>
        <w:rPr>
          <w:rFonts w:ascii="Consolas" w:hAnsi="Consolas" w:cs="Consolas"/>
          <w:color w:val="000000"/>
          <w:sz w:val="19"/>
          <w:szCs w:val="19"/>
        </w:rPr>
        <w:t>, args);</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Trip wird in einer Model-Klasse namens TripStore gespeichert. Das Attribut dazu ist vom Typ ObservableCollection&lt;Trip&gt;.</w:t>
      </w:r>
      <w:r w:rsidR="00870352">
        <w:t xml:space="preserve"> Die App hat einen Stammordner auf dem Speicherplatz des Gerätes angelegt, in der die möglichen Cortana-Befehle liegen. Dieser kann mit </w:t>
      </w:r>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.Current.LocalFolder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62"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63"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Der ILB Baukasten ist eine HTML-Seite die neben der Adresse und der Testart bzw. dem Förderprogramm 4 Antagsseiten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646E0B"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0"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1"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2"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3"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4"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5" w:anchor="SECTION578" w:history="1">
        <w:r w:rsidR="005015E3" w:rsidRPr="005015E3">
          <w:rPr>
            <w:rFonts w:ascii="Helvetica" w:eastAsia="Times New Roman" w:hAnsi="Helvetica" w:cs="Arial"/>
            <w:color w:val="333333"/>
            <w:sz w:val="20"/>
            <w:szCs w:val="20"/>
            <w:lang w:eastAsia="de-DE"/>
          </w:rPr>
          <w:t>11. Anzahl Mitarbeiter/innen &amp; zu qual.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6" w:anchor="SECTION248" w:history="1">
        <w:r w:rsidR="005015E3" w:rsidRPr="005015E3">
          <w:rPr>
            <w:rFonts w:ascii="Helvetica" w:eastAsia="Times New Roman" w:hAnsi="Helvetica" w:cs="Arial"/>
            <w:color w:val="333333"/>
            <w:sz w:val="20"/>
            <w:szCs w:val="20"/>
            <w:lang w:eastAsia="de-DE"/>
          </w:rPr>
          <w:t>12. Einzelne Weiterbildungsinhalte &amp; fav.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7"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8"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9"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646E0B"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0"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646E0B"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1"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646E0B"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2"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646E0B"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3"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646E0B"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4"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r>
        <w:rPr>
          <w:lang w:eastAsia="de-DE"/>
        </w:rPr>
        <w:t>TextBoxes in Visual Studio, Orientation</w:t>
      </w:r>
    </w:p>
    <w:p w14:paraId="60C361A5" w14:textId="6FCE0F2E" w:rsidR="00E842CB" w:rsidRDefault="00E842CB" w:rsidP="00896360">
      <w:pPr>
        <w:rPr>
          <w:lang w:eastAsia="de-DE"/>
        </w:rPr>
      </w:pPr>
      <w:r>
        <w:rPr>
          <w:lang w:eastAsia="de-DE"/>
        </w:rPr>
        <w:lastRenderedPageBreak/>
        <w:t>Für die Übergänge zwischen Portrait und Landscape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r w:rsidRPr="00E842CB">
        <w:rPr>
          <w:rFonts w:ascii="Consolas" w:eastAsia="Times New Roman" w:hAnsi="Consolas" w:cs="Courier New"/>
          <w:color w:val="FF0000"/>
          <w:sz w:val="20"/>
          <w:szCs w:val="20"/>
          <w:bdr w:val="none" w:sz="0" w:space="0" w:color="auto" w:frame="1"/>
          <w:shd w:val="clear" w:color="auto" w:fill="F9F9F9"/>
          <w:lang w:val="en-US" w:eastAsia="de-DE"/>
        </w:rPr>
        <w:t>xml:space</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ützlichkeiten zur Validierung sind .MaxLength und .InputScope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48"/>
      <w:r>
        <w:rPr>
          <w:lang w:eastAsia="de-DE"/>
        </w:rPr>
        <w:t>müssten</w:t>
      </w:r>
      <w:commentRangeEnd w:id="48"/>
      <w:r>
        <w:rPr>
          <w:rStyle w:val="Kommentarzeichen"/>
        </w:rPr>
        <w:commentReference w:id="48"/>
      </w:r>
      <w:r>
        <w:rPr>
          <w:lang w:eastAsia="de-DE"/>
        </w:rPr>
        <w:t xml:space="preserve">: </w:t>
      </w:r>
      <w:hyperlink r:id="rId85"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des Gemeindeverzeichnis war übrigens ein überalterter Link. Müsste eigentlich sein: </w:t>
      </w:r>
      <w:hyperlink r:id="rId86"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bookmarkStart w:id="49" w:name="_Toc503371382"/>
      <w:r>
        <w:rPr>
          <w:lang w:eastAsia="de-DE"/>
        </w:rPr>
        <w:t>Validation</w:t>
      </w:r>
      <w:bookmarkEnd w:id="49"/>
    </w:p>
    <w:p w14:paraId="16DE8AB5" w14:textId="5F778837" w:rsidR="00C34C2A" w:rsidRDefault="00C34C2A" w:rsidP="00896360">
      <w:pPr>
        <w:rPr>
          <w:lang w:eastAsia="de-DE"/>
        </w:rPr>
      </w:pPr>
      <w:r>
        <w:rPr>
          <w:lang w:eastAsia="de-DE"/>
        </w:rPr>
        <w:t>Für die Validation ist es wichtig Datenbindung in UWP zu verstehen. Im Wesentlichen werden Benutzereingaben in die Eingabemasken mit der INotifiPropertyChanged-Schnittstelle an das entsprechende Datenmodell gebunden. Im MMVM-Pattern, alias Model-ModelView-Model-Pattern, sind aber noch weitere Klassen beteiligt, wie das folgende Ablaufdiagramm zeigt:</w:t>
      </w:r>
    </w:p>
    <w:p w14:paraId="39A394B4" w14:textId="77777777" w:rsidR="00C34C2A" w:rsidRDefault="00C34C2A" w:rsidP="00C34C2A">
      <w:pPr>
        <w:keepNext/>
      </w:pPr>
      <w:r>
        <w:rPr>
          <w:noProof/>
          <w:lang w:eastAsia="de-DE"/>
        </w:rPr>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872230"/>
                    </a:xfrm>
                    <a:prstGeom prst="rect">
                      <a:avLst/>
                    </a:prstGeom>
                  </pic:spPr>
                </pic:pic>
              </a:graphicData>
            </a:graphic>
          </wp:inline>
        </w:drawing>
      </w:r>
    </w:p>
    <w:p w14:paraId="07B18D9C" w14:textId="28B7C589" w:rsidR="00C34C2A" w:rsidRDefault="00C34C2A" w:rsidP="00C34C2A">
      <w:pPr>
        <w:pStyle w:val="Beschriftung"/>
        <w:rPr>
          <w:lang w:eastAsia="de-DE"/>
        </w:rPr>
      </w:pPr>
      <w:r>
        <w:t xml:space="preserve">Abbildung </w:t>
      </w:r>
      <w:fldSimple w:instr=" SEQ Abbildung \* ARABIC ">
        <w:r w:rsidR="0008461B">
          <w:rPr>
            <w:noProof/>
          </w:rPr>
          <w:t>13</w:t>
        </w:r>
      </w:fldSimple>
      <w:r>
        <w:t>: Validierende Klassen des MVMM Programmiermusters</w:t>
      </w:r>
    </w:p>
    <w:p w14:paraId="1840CA73" w14:textId="6F311E45" w:rsidR="00975CB4" w:rsidRDefault="00975CB4" w:rsidP="00896360">
      <w:pPr>
        <w:rPr>
          <w:lang w:eastAsia="de-DE"/>
        </w:rPr>
      </w:pPr>
      <w:r>
        <w:rPr>
          <w:lang w:eastAsia="de-DE"/>
        </w:rPr>
        <w:lastRenderedPageBreak/>
        <w:t>Da</w:t>
      </w:r>
      <w:r w:rsidR="00C34C2A">
        <w:rPr>
          <w:lang w:eastAsia="de-DE"/>
        </w:rPr>
        <w:t xml:space="preserve">s Binden an eigene Validatoren bzw. Validationsregeln kann </w:t>
      </w:r>
      <w:r>
        <w:rPr>
          <w:lang w:eastAsia="de-DE"/>
        </w:rPr>
        <w:t xml:space="preserve">wie zum Beispiel unter </w:t>
      </w:r>
      <w:hyperlink r:id="rId88"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nuget-Erweiterungspakete die eine Validierung der </w:t>
      </w:r>
      <w:r>
        <w:rPr>
          <w:lang w:eastAsia="de-DE"/>
        </w:rPr>
        <w:t>Kontrollelement</w:t>
      </w:r>
      <w:r w:rsidR="00AF5BC0">
        <w:rPr>
          <w:lang w:eastAsia="de-DE"/>
        </w:rPr>
        <w:t>e zulassen. Beispielsweise das Windows Runtime Xaml Toolkit</w:t>
      </w:r>
      <w:r w:rsidR="00D6188C">
        <w:rPr>
          <w:rStyle w:val="Funotenzeichen"/>
          <w:lang w:eastAsia="de-DE"/>
        </w:rPr>
        <w:footnoteReference w:id="16"/>
      </w:r>
      <w:r w:rsidR="00AF5BC0">
        <w:rPr>
          <w:lang w:eastAsia="de-DE"/>
        </w:rPr>
        <w:t xml:space="preserve"> von xyzzer. Dieses unterstützt den User beim Ausfüllen von TextBoxes farblich mit Feedback ob ein Pflichtfeld ausgefüllt wurde oder nicht, was die minimal erforderliche Länge angeht und kann bei den Typen auf Numeric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s N</w:t>
      </w:r>
      <w:r w:rsidR="00D6188C">
        <w:rPr>
          <w:lang w:eastAsia="de-DE"/>
        </w:rPr>
        <w:t xml:space="preserve">uget-Package einige weitere Kontroll-Elemente, zum Beispiel </w:t>
      </w:r>
      <w:r w:rsidR="008E3647">
        <w:rPr>
          <w:lang w:eastAsia="de-DE"/>
        </w:rPr>
        <w:t xml:space="preserve">die </w:t>
      </w:r>
      <w:hyperlink r:id="rId89" w:history="1">
        <w:r w:rsidR="008E3647" w:rsidRPr="008E3647">
          <w:rPr>
            <w:rStyle w:val="Hyperlink"/>
            <w:lang w:eastAsia="de-DE"/>
          </w:rPr>
          <w:t>Auto-Suggest-TextBox</w:t>
        </w:r>
      </w:hyperlink>
      <w:r w:rsidR="008E3647">
        <w:rPr>
          <w:lang w:eastAsia="de-DE"/>
        </w:rPr>
        <w:t xml:space="preserve"> oder </w:t>
      </w:r>
      <w:r w:rsidR="00D6188C">
        <w:rPr>
          <w:lang w:eastAsia="de-DE"/>
        </w:rPr>
        <w:t>den WebBrowser, ein erweitertes WebView, das GoBack-Button anbietet, Favoriten und ähnliche ansonsten nicht in WebView enthaltene Elemente. Leider ist die Dokumentation</w:t>
      </w:r>
      <w:r w:rsidR="00D6188C">
        <w:rPr>
          <w:rStyle w:val="Funotenzeichen"/>
          <w:lang w:eastAsia="de-DE"/>
        </w:rPr>
        <w:footnoteReference w:id="17"/>
      </w:r>
      <w:r w:rsidR="00D6188C">
        <w:rPr>
          <w:lang w:eastAsia="de-DE"/>
        </w:rPr>
        <w:t xml:space="preserve"> dürftig.</w:t>
      </w:r>
    </w:p>
    <w:p w14:paraId="27DCC822" w14:textId="77777777" w:rsidR="00AF5BC0" w:rsidRDefault="00AF5BC0" w:rsidP="00AF5BC0">
      <w:pPr>
        <w:keepNext/>
      </w:pPr>
      <w:r>
        <w:rPr>
          <w:noProof/>
          <w:lang w:eastAsia="de-DE"/>
        </w:rPr>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3826510"/>
                    </a:xfrm>
                    <a:prstGeom prst="rect">
                      <a:avLst/>
                    </a:prstGeom>
                  </pic:spPr>
                </pic:pic>
              </a:graphicData>
            </a:graphic>
          </wp:inline>
        </w:drawing>
      </w:r>
    </w:p>
    <w:p w14:paraId="278FF6DB" w14:textId="4F2FD567" w:rsidR="00AF5BC0" w:rsidRDefault="00AF5BC0" w:rsidP="00AF5BC0">
      <w:pPr>
        <w:pStyle w:val="Beschriftung"/>
        <w:rPr>
          <w:lang w:eastAsia="de-DE"/>
        </w:rPr>
      </w:pPr>
      <w:r>
        <w:t xml:space="preserve">Abbildung </w:t>
      </w:r>
      <w:fldSimple w:instr=" SEQ Abbildung \* ARABIC ">
        <w:r w:rsidR="0008461B">
          <w:rPr>
            <w:noProof/>
          </w:rPr>
          <w:t>14</w:t>
        </w:r>
      </w:fldSimple>
      <w:r>
        <w:t>: Validierung mittels des WinRTXamlToolkit</w:t>
      </w:r>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alphanumeric und zum Beispiel Telefonnummer testen kann könnte </w:t>
      </w:r>
      <w:r w:rsidR="0051508B">
        <w:rPr>
          <w:lang w:eastAsia="de-DE"/>
        </w:rPr>
        <w:t>im Nuge</w:t>
      </w:r>
      <w:r>
        <w:rPr>
          <w:lang w:eastAsia="de-DE"/>
        </w:rPr>
        <w:t>t-Paket WINUX.UWP hinterlegt sein</w:t>
      </w:r>
      <w:r w:rsidR="0051508B">
        <w:rPr>
          <w:lang w:eastAsia="de-DE"/>
        </w:rPr>
        <w:t xml:space="preserve">. Unter Einbindung bestimmter Namespaces kann darauf zugegriffen werden, wie in </w:t>
      </w:r>
      <w:hyperlink r:id="rId91"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ValidationRule </w:t>
      </w:r>
      <w:r w:rsidR="00867A4C">
        <w:rPr>
          <w:rStyle w:val="Funotenzeichen"/>
          <w:lang w:eastAsia="de-DE"/>
        </w:rPr>
        <w:footnoteReference w:id="18"/>
      </w:r>
      <w:r w:rsidR="00867A4C">
        <w:rPr>
          <w:lang w:eastAsia="de-DE"/>
        </w:rPr>
        <w:t>angedeutet:</w:t>
      </w:r>
    </w:p>
    <w:p w14:paraId="2A32AF8C" w14:textId="77777777" w:rsidR="00867A4C" w:rsidRPr="00867A4C" w:rsidRDefault="00867A4C" w:rsidP="00867A4C">
      <w:pPr>
        <w:pStyle w:val="KeinLeerraum"/>
        <w:rPr>
          <w:lang w:val="en" w:eastAsia="de-DE"/>
        </w:rPr>
      </w:pPr>
      <w:r w:rsidRPr="00867A4C">
        <w:rPr>
          <w:color w:val="0000FF"/>
          <w:lang w:val="en" w:eastAsia="de-DE"/>
        </w:rPr>
        <w:lastRenderedPageBreak/>
        <w:t>public</w:t>
      </w:r>
      <w:r w:rsidRPr="00867A4C">
        <w:rPr>
          <w:lang w:val="en" w:eastAsia="de-DE"/>
        </w:rPr>
        <w:t xml:space="preserve"> </w:t>
      </w:r>
      <w:r w:rsidRPr="00867A4C">
        <w:rPr>
          <w:color w:val="0000FF"/>
          <w:lang w:val="en" w:eastAsia="de-DE"/>
        </w:rPr>
        <w:t>class</w:t>
      </w:r>
      <w:r w:rsidRPr="00867A4C">
        <w:rPr>
          <w:lang w:val="en" w:eastAsia="de-DE"/>
        </w:rPr>
        <w:t xml:space="preserve"> AgeRangeRule : ValidationRule</w:t>
      </w:r>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AgeRangeRule()</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override</w:t>
      </w:r>
      <w:r w:rsidRPr="00867A4C">
        <w:rPr>
          <w:lang w:val="en" w:eastAsia="de-DE"/>
        </w:rPr>
        <w:t xml:space="preserve"> ValidationResult Validate(</w:t>
      </w:r>
      <w:r w:rsidRPr="00867A4C">
        <w:rPr>
          <w:color w:val="0000FF"/>
          <w:lang w:val="en" w:eastAsia="de-DE"/>
        </w:rPr>
        <w:t>object</w:t>
      </w:r>
      <w:r w:rsidRPr="00867A4C">
        <w:rPr>
          <w:lang w:val="en" w:eastAsia="de-DE"/>
        </w:rPr>
        <w:t xml:space="preserve"> value, CultureInfo cultureInfo)</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int</w:t>
      </w:r>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try</w:t>
      </w:r>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age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catch</w:t>
      </w:r>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e.Message);</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 "</w:t>
      </w:r>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else</w:t>
      </w:r>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 xml:space="preserve">Zudem ist es möglich über Regex-Strings und spezielle Ereignishandler wie Key_Down und Text_Changed zu validieren. Grob gesagt wird ein Regex durch die Zeichen^und $ begrenzt. In  {} kann die minimal bzw. maximal zulässige Länge des Textes angegeben werden und in [] die </w:t>
      </w:r>
      <w:r>
        <w:rPr>
          <w:lang w:eastAsia="de-DE"/>
        </w:rPr>
        <w:lastRenderedPageBreak/>
        <w:t>zulässigen Zeichen. Ein Regex wie ^</w:t>
      </w:r>
      <w:r>
        <w:rPr>
          <w:rFonts w:ascii="Consolas" w:hAnsi="Consolas" w:cs="Consolas"/>
          <w:color w:val="A31515"/>
          <w:sz w:val="19"/>
          <w:szCs w:val="19"/>
        </w:rPr>
        <w:t xml:space="preserve">[A-Z0-9._%+-]{1,50}@[A-Z0-9.-].[A-Z]{2,}$ </w:t>
      </w:r>
      <w:commentRangeStart w:id="50"/>
      <w:r>
        <w:rPr>
          <w:lang w:eastAsia="de-DE"/>
        </w:rPr>
        <w:t>soll</w:t>
      </w:r>
      <w:commentRangeEnd w:id="50"/>
      <w:r>
        <w:rPr>
          <w:rStyle w:val="Kommentarzeichen"/>
        </w:rPr>
        <w:commentReference w:id="50"/>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bookmarkStart w:id="51" w:name="_Toc503371383"/>
      <w:r>
        <w:rPr>
          <w:lang w:eastAsia="de-DE"/>
        </w:rPr>
        <w:t>Visual Studio Online</w:t>
      </w:r>
      <w:bookmarkEnd w:id="51"/>
    </w:p>
    <w:p w14:paraId="68B271D7" w14:textId="5CB64806" w:rsidR="00725201" w:rsidRDefault="00725201" w:rsidP="00725201">
      <w:pPr>
        <w:rPr>
          <w:lang w:eastAsia="de-DE"/>
        </w:rPr>
      </w:pPr>
      <w:r>
        <w:rPr>
          <w:lang w:eastAsia="de-DE"/>
        </w:rPr>
        <w:t>Visual Studio Online ist ein Versionierungssystem, das auf Git basiert. Es kann kostenfrei genutzt werden und hat die Möglichkeit Azure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Text-To-Speach. XML</w:t>
      </w:r>
      <w:r>
        <w:rPr>
          <w:lang w:eastAsia="de-DE"/>
        </w:rPr>
        <w:t xml:space="preserve"> ähnlich</w:t>
      </w:r>
      <w:r w:rsidR="00126AF2">
        <w:rPr>
          <w:lang w:eastAsia="de-DE"/>
        </w:rPr>
        <w:t xml:space="preserve">, arbeitet eng mit </w:t>
      </w:r>
      <w:r w:rsidR="00290AD5">
        <w:rPr>
          <w:lang w:eastAsia="de-DE"/>
        </w:rPr>
        <w:t>der Klasse SpeechSynthesizer zus</w:t>
      </w:r>
      <w:r w:rsidR="00126AF2">
        <w:rPr>
          <w:lang w:eastAsia="de-DE"/>
        </w:rPr>
        <w:t>ammen.</w:t>
      </w:r>
      <w:r w:rsidR="00290AD5">
        <w:rPr>
          <w:lang w:eastAsia="de-DE"/>
        </w:rPr>
        <w:t xml:space="preserve"> Das Startrek-Races-Dictionary</w:t>
      </w:r>
      <w:r w:rsidR="00290AD5">
        <w:rPr>
          <w:rStyle w:val="Funotenzeichen"/>
          <w:lang w:eastAsia="de-DE"/>
        </w:rPr>
        <w:footnoteReference w:id="19"/>
      </w:r>
      <w:r w:rsidR="00126AF2">
        <w:rPr>
          <w:lang w:eastAsia="de-DE"/>
        </w:rPr>
        <w:t xml:space="preserve"> </w:t>
      </w:r>
      <w:r w:rsidR="00290AD5">
        <w:rPr>
          <w:lang w:eastAsia="de-DE"/>
        </w:rPr>
        <w:t xml:space="preserve"> zeigt eine Verwendung. Es gibt diverse xml-Attributähnliche Tags die die Aussprache steuern</w:t>
      </w:r>
      <w:r w:rsidR="0004531B">
        <w:rPr>
          <w:rStyle w:val="Funotenzeichen"/>
          <w:lang w:eastAsia="de-DE"/>
        </w:rPr>
        <w:footnoteReference w:id="20"/>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93"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r>
        <w:rPr>
          <w:lang w:eastAsia="de-DE"/>
        </w:rPr>
        <w:t xml:space="preserve">Rollerdice-example: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bookmarkStart w:id="52" w:name="_Toc503371384"/>
      <w:r>
        <w:rPr>
          <w:lang w:eastAsia="de-DE"/>
        </w:rPr>
        <w:lastRenderedPageBreak/>
        <w:t>Git</w:t>
      </w:r>
      <w:bookmarkEnd w:id="52"/>
    </w:p>
    <w:p w14:paraId="7B8EB011" w14:textId="5B6BFFFC" w:rsidR="0070196B" w:rsidRDefault="001276F8" w:rsidP="0070196B">
      <w:pPr>
        <w:rPr>
          <w:lang w:eastAsia="de-DE"/>
        </w:rPr>
      </w:pPr>
      <w:r>
        <w:rPr>
          <w:lang w:eastAsia="de-DE"/>
        </w:rPr>
        <w:t>Git kommunikatio</w:t>
      </w:r>
      <w:r w:rsidR="007D385B">
        <w:rPr>
          <w:lang w:eastAsia="de-DE"/>
        </w:rPr>
        <w:t>n scheint von den Proxy Einstellungen</w:t>
      </w:r>
      <w:r>
        <w:rPr>
          <w:lang w:eastAsia="de-DE"/>
        </w:rPr>
        <w:t xml:space="preserve"> abhängig zu sein. </w:t>
      </w:r>
      <w:r w:rsidR="0070196B">
        <w:rPr>
          <w:lang w:eastAsia="de-DE"/>
        </w:rPr>
        <w:t>Diese sind mit folgendem Code über die git Bash abänderbar:</w:t>
      </w:r>
    </w:p>
    <w:p w14:paraId="7581BD25" w14:textId="77777777" w:rsidR="0070196B" w:rsidRDefault="0070196B" w:rsidP="0070196B">
      <w:pPr>
        <w:rPr>
          <w:lang w:eastAsia="de-DE"/>
        </w:rPr>
      </w:pPr>
      <w:r>
        <w:rPr>
          <w:lang w:eastAsia="de-DE"/>
        </w:rPr>
        <w:t>git config --global http.proxy http://proxy2.inndom.intern:3128</w:t>
      </w:r>
    </w:p>
    <w:p w14:paraId="51D24281" w14:textId="4B58D910" w:rsidR="0070196B" w:rsidRDefault="0070196B" w:rsidP="0070196B">
      <w:pPr>
        <w:rPr>
          <w:lang w:eastAsia="de-DE"/>
        </w:rPr>
      </w:pPr>
      <w:r>
        <w:rPr>
          <w:lang w:eastAsia="de-DE"/>
        </w:rPr>
        <w:t xml:space="preserve">git config --global https.proxy </w:t>
      </w:r>
      <w:hyperlink r:id="rId94"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Wobei es sich um die Proxyadressen:Portnummern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LuisBot Appid kennwort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In der Git-Extension von Visual Studio gibt es keinen forced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327785"/>
                    </a:xfrm>
                    <a:prstGeom prst="rect">
                      <a:avLst/>
                    </a:prstGeom>
                  </pic:spPr>
                </pic:pic>
              </a:graphicData>
            </a:graphic>
          </wp:inline>
        </w:drawing>
      </w:r>
    </w:p>
    <w:p w14:paraId="3A073F79" w14:textId="20A2292D" w:rsidR="00E31B92" w:rsidRDefault="00E31B92" w:rsidP="00E31B92">
      <w:pPr>
        <w:pStyle w:val="Beschriftung"/>
      </w:pPr>
      <w:r>
        <w:t xml:space="preserve">Abbildung </w:t>
      </w:r>
      <w:fldSimple w:instr=" SEQ Abbildung \* ARABIC ">
        <w:r w:rsidR="0008461B">
          <w:rPr>
            <w:noProof/>
          </w:rPr>
          <w:t>15</w:t>
        </w:r>
      </w:fldSimple>
      <w:r>
        <w:t>: Synchronisationsprobleme in Visual Studio</w:t>
      </w:r>
    </w:p>
    <w:p w14:paraId="0C1EA1F9" w14:textId="0C4F6252" w:rsidR="00E31B92" w:rsidRDefault="00E31B92" w:rsidP="00E31B92">
      <w:r>
        <w:t>In der Git Bash hilft dann folgender Befehl git push –f origin master.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1552575"/>
                    </a:xfrm>
                    <a:prstGeom prst="rect">
                      <a:avLst/>
                    </a:prstGeom>
                  </pic:spPr>
                </pic:pic>
              </a:graphicData>
            </a:graphic>
          </wp:inline>
        </w:drawing>
      </w:r>
    </w:p>
    <w:p w14:paraId="5C7BAC78" w14:textId="06A628A3" w:rsidR="00E31B92" w:rsidRDefault="00E31B92" w:rsidP="00E31B92">
      <w:pPr>
        <w:pStyle w:val="Beschriftung"/>
      </w:pPr>
      <w:r>
        <w:t xml:space="preserve">Abbildung </w:t>
      </w:r>
      <w:fldSimple w:instr=" SEQ Abbildung \* ARABIC ">
        <w:r w:rsidR="0008461B">
          <w:rPr>
            <w:noProof/>
          </w:rPr>
          <w:t>16</w:t>
        </w:r>
      </w:fldSimple>
      <w:r>
        <w:t>: Lösen der Synchronisationproblematik</w:t>
      </w:r>
    </w:p>
    <w:p w14:paraId="3DFCAB3D" w14:textId="6C099671" w:rsidR="00E31B92" w:rsidRDefault="00D00A21" w:rsidP="00E31B92">
      <w:r>
        <w:t>SSL-Zertifikatsprobleme mit Git lassen sich durch globales Setzen des SSL-Zertifikat-Übergehens umgehen. Die Zertifikate werden geprüft um sicherzugehen, dass der Empfänger auch der Empfänger ist.</w:t>
      </w:r>
    </w:p>
    <w:p w14:paraId="2427D08A" w14:textId="77777777" w:rsidR="00D00A21" w:rsidRDefault="00D00A21" w:rsidP="00D00A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config --global http.sslVerify false</w:t>
      </w:r>
    </w:p>
    <w:p w14:paraId="46DD4B03" w14:textId="77777777" w:rsidR="00D00A21" w:rsidRPr="00E31B92" w:rsidRDefault="00D00A21"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lastRenderedPageBreak/>
        <w:t>In UWp ist es möglich eine solche App mit Cortana zu steuern als Vordergrund oder Hintergrundprozess</w:t>
      </w:r>
      <w:r>
        <w:rPr>
          <w:rStyle w:val="Funotenzeichen"/>
          <w:lang w:eastAsia="de-DE"/>
        </w:rPr>
        <w:footnoteReference w:id="21"/>
      </w:r>
      <w:r>
        <w:rPr>
          <w:lang w:eastAsia="de-DE"/>
        </w:rPr>
        <w:t>.</w:t>
      </w:r>
      <w:r w:rsidR="00D07FDC">
        <w:rPr>
          <w:lang w:eastAsia="de-DE"/>
        </w:rPr>
        <w:t xml:space="preserve"> Die PhrasenListe ist dynamisch anpassbar laut </w:t>
      </w:r>
      <w:hyperlink r:id="rId97"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bookmarkStart w:id="53" w:name="_Toc503371385"/>
      <w:r>
        <w:rPr>
          <w:lang w:eastAsia="de-DE"/>
        </w:rPr>
        <w:t>LUIS.ai</w:t>
      </w:r>
      <w:bookmarkEnd w:id="53"/>
    </w:p>
    <w:p w14:paraId="58E17940" w14:textId="4FAF3671" w:rsidR="00757D10" w:rsidRDefault="00757D10" w:rsidP="00725201">
      <w:pPr>
        <w:rPr>
          <w:lang w:eastAsia="de-DE"/>
        </w:rPr>
      </w:pPr>
      <w:r>
        <w:rPr>
          <w:lang w:eastAsia="de-DE"/>
        </w:rPr>
        <w:t>Luis = Language understanding intelligent service ist eine Online AI die für eine bestimmte App ein Intent-Modell aus Sprachelementen (=Entities) erstel</w:t>
      </w:r>
      <w:r w:rsidR="005F2334">
        <w:rPr>
          <w:lang w:eastAsia="de-DE"/>
        </w:rPr>
        <w:t>len kann. Dieses Modell kann in</w:t>
      </w:r>
      <w:r>
        <w:rPr>
          <w:lang w:eastAsia="de-DE"/>
        </w:rPr>
        <w:t xml:space="preserve"> die App eingebunden werden und mir Äußerungen (sogenannten Utterances) trainiert werden. Eine Batchdatei ist eine Datei die mindestens 1000 solcher Äußerungen enthält. Das Luis-Modell muss mit einem Azure Key registriert sein.</w:t>
      </w:r>
    </w:p>
    <w:tbl>
      <w:tblPr>
        <w:tblStyle w:val="Tabellenraster"/>
        <w:tblW w:w="0" w:type="auto"/>
        <w:tblLook w:val="04A0" w:firstRow="1" w:lastRow="0" w:firstColumn="1" w:lastColumn="0" w:noHBand="0" w:noVBand="1"/>
      </w:tblPr>
      <w:tblGrid>
        <w:gridCol w:w="1091"/>
        <w:gridCol w:w="1459"/>
        <w:gridCol w:w="2356"/>
        <w:gridCol w:w="4156"/>
      </w:tblGrid>
      <w:tr w:rsidR="00727621" w14:paraId="3C7BFFD9" w14:textId="1DB39F52" w:rsidTr="00727621">
        <w:tc>
          <w:tcPr>
            <w:tcW w:w="2170" w:type="dxa"/>
          </w:tcPr>
          <w:p w14:paraId="5AF9FAD0" w14:textId="231F0EA4" w:rsidR="00727621" w:rsidRDefault="00727621" w:rsidP="00725201">
            <w:pPr>
              <w:rPr>
                <w:lang w:eastAsia="de-DE"/>
              </w:rPr>
            </w:pPr>
            <w:r>
              <w:rPr>
                <w:lang w:eastAsia="de-DE"/>
              </w:rPr>
              <w:t>Botname</w:t>
            </w:r>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r>
              <w:rPr>
                <w:lang w:eastAsia="de-DE"/>
              </w:rPr>
              <w:t>endpoint</w:t>
            </w:r>
          </w:p>
        </w:tc>
      </w:tr>
      <w:tr w:rsidR="00727621" w14:paraId="15713D5D" w14:textId="3AE122D2" w:rsidTr="00727621">
        <w:tc>
          <w:tcPr>
            <w:tcW w:w="2170" w:type="dxa"/>
          </w:tcPr>
          <w:p w14:paraId="7C12ED83" w14:textId="4A651301" w:rsidR="00727621" w:rsidRDefault="00727621" w:rsidP="00725201">
            <w:pPr>
              <w:rPr>
                <w:lang w:eastAsia="de-DE"/>
              </w:rPr>
            </w:pPr>
            <w:r>
              <w:rPr>
                <w:lang w:eastAsia="de-DE"/>
              </w:rPr>
              <w:t>LuisTalkBot</w:t>
            </w:r>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062F5EA7" w:rsidR="00727621" w:rsidRDefault="004E6C24" w:rsidP="00725201">
            <w:pPr>
              <w:rPr>
                <w:lang w:eastAsia="de-DE"/>
              </w:rPr>
            </w:pPr>
            <w:r>
              <w:rPr>
                <w:lang w:eastAsia="de-DE"/>
              </w:rPr>
              <w:t>luisformbot</w:t>
            </w:r>
          </w:p>
        </w:tc>
        <w:tc>
          <w:tcPr>
            <w:tcW w:w="2303" w:type="dxa"/>
          </w:tcPr>
          <w:p w14:paraId="5D353D80" w14:textId="15874C10" w:rsidR="00727621" w:rsidRDefault="004E6C24" w:rsidP="00725201">
            <w:pPr>
              <w:rPr>
                <w:lang w:eastAsia="de-DE"/>
              </w:rPr>
            </w:pPr>
            <w:r>
              <w:rPr>
                <w:rFonts w:ascii="Segoe UI" w:hAnsi="Segoe UI" w:cs="Segoe UI"/>
                <w:color w:val="9E9E9E"/>
                <w:spacing w:val="3"/>
                <w:sz w:val="23"/>
                <w:szCs w:val="23"/>
                <w:shd w:val="clear" w:color="auto" w:fill="F7F7F7"/>
              </w:rPr>
              <w:t>5c790b8c-a658-4cee-9ea0-e23c4aee66e7</w:t>
            </w:r>
          </w:p>
        </w:tc>
        <w:tc>
          <w:tcPr>
            <w:tcW w:w="2902" w:type="dxa"/>
          </w:tcPr>
          <w:p w14:paraId="5E853010" w14:textId="2FA33667" w:rsidR="00727621" w:rsidRDefault="004E6C24" w:rsidP="00725201">
            <w:pPr>
              <w:rPr>
                <w:lang w:eastAsia="de-DE"/>
              </w:rPr>
            </w:pPr>
            <w:r w:rsidRPr="004E6C24">
              <w:rPr>
                <w:lang w:eastAsia="de-DE"/>
              </w:rPr>
              <w:t>pduKXC0${janbFIWC0099[?</w:t>
            </w: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t>Die Einbindung des LUIS-Modells in den Code kann über verschiedene Wege erfolgen. Zum einen ist es möglich Anfragen an die URL des Modells zu schicken, wie zum Beispiel im StockApp-LUIS-Beispiel</w:t>
      </w:r>
      <w:r>
        <w:rPr>
          <w:rStyle w:val="Funotenzeichen"/>
          <w:lang w:eastAsia="de-DE"/>
        </w:rPr>
        <w:footnoteReference w:id="22"/>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Messagescontroller,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98" w:history="1">
        <w:r w:rsidRPr="00C47BB8">
          <w:rPr>
            <w:rStyle w:val="Hyperlink"/>
            <w:lang w:eastAsia="de-DE"/>
          </w:rPr>
          <w:t>BestFriend</w:t>
        </w:r>
      </w:hyperlink>
      <w:r>
        <w:rPr>
          <w:lang w:eastAsia="de-DE"/>
        </w:rPr>
        <w:t xml:space="preserve"> von </w:t>
      </w:r>
      <w:r w:rsidR="00C47BB8">
        <w:rPr>
          <w:lang w:eastAsia="de-DE"/>
        </w:rPr>
        <w:t xml:space="preserve">Nikola Metulev nutzt </w:t>
      </w:r>
      <w:commentRangeStart w:id="54"/>
      <w:r w:rsidR="00C47BB8">
        <w:rPr>
          <w:lang w:eastAsia="de-DE"/>
        </w:rPr>
        <w:t>dieses Konz</w:t>
      </w:r>
      <w:r>
        <w:rPr>
          <w:lang w:eastAsia="de-DE"/>
        </w:rPr>
        <w:t>ept</w:t>
      </w:r>
      <w:commentRangeEnd w:id="54"/>
      <w:r w:rsidR="00C47BB8">
        <w:rPr>
          <w:rStyle w:val="Kommentarzeichen"/>
        </w:rPr>
        <w:commentReference w:id="54"/>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lastRenderedPageBreak/>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Ein weiteres Beispiel hierzu ist im Stranger Things Projekt von Pete Brown dokumentiert. Hier wird die UWP App als WebApp in Azure veröffentlicht und der LuisBot ebenso. Beide kommunizieren über eine DirectLine Verbindung miteinander.</w:t>
      </w:r>
    </w:p>
    <w:p w14:paraId="349553D7" w14:textId="77777777" w:rsidR="00662F78" w:rsidRDefault="00646E0B" w:rsidP="00662F78">
      <w:pPr>
        <w:rPr>
          <w:lang w:eastAsia="de-DE"/>
        </w:rPr>
      </w:pPr>
      <w:hyperlink r:id="rId100" w:anchor="I4mi7iOzscdhmIXQ.97" w:history="1">
        <w:r w:rsidR="00662F78"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In diesem Fallbeispiel ist eine Registrierung im Azure-Portal unumgänglich. Zunächst muss ein Azure-</w:t>
      </w:r>
      <w:commentRangeStart w:id="55"/>
      <w:r>
        <w:rPr>
          <w:lang w:eastAsia="de-DE"/>
        </w:rPr>
        <w:t xml:space="preserve">Subskriptions-Schlüssel </w:t>
      </w:r>
      <w:commentRangeEnd w:id="55"/>
      <w:r>
        <w:rPr>
          <w:rStyle w:val="Kommentarzeichen"/>
        </w:rPr>
        <w:commentReference w:id="55"/>
      </w:r>
      <w:r>
        <w:rPr>
          <w:lang w:eastAsia="de-DE"/>
        </w:rPr>
        <w:t xml:space="preserve">erstellt werden, s.a. </w:t>
      </w:r>
      <w:hyperlink r:id="rId101"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t>Die volle, mit Schlüssel versehene URL kann somit wie folgt erreicht werden:</w:t>
      </w:r>
    </w:p>
    <w:p w14:paraId="77837FFD" w14:textId="373C26CB" w:rsidR="002C4D8B" w:rsidRDefault="00646E0B" w:rsidP="00725201">
      <w:pPr>
        <w:rPr>
          <w:lang w:eastAsia="de-DE"/>
        </w:rPr>
      </w:pPr>
      <w:hyperlink r:id="rId102"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652197CA" w:rsidR="002C4D8B" w:rsidRDefault="00C412E4" w:rsidP="00725201">
      <w:pPr>
        <w:rPr>
          <w:lang w:eastAsia="de-DE"/>
        </w:rPr>
      </w:pPr>
      <w:r>
        <w:rPr>
          <w:lang w:eastAsia="de-DE"/>
        </w:rPr>
        <w:t>F</w:t>
      </w:r>
      <w:r w:rsidR="00997D12">
        <w:rPr>
          <w:lang w:eastAsia="de-DE"/>
        </w:rPr>
        <w:t>ehlerbemerkung: 401 ist ein Aut</w:t>
      </w:r>
      <w:r>
        <w:rPr>
          <w:lang w:eastAsia="de-DE"/>
        </w:rPr>
        <w:t xml:space="preserve">orisierungsproblem. Es gibt verschiedene Schlüssel, eine Seite die beschreibt in welcher Reihenfolge die einzusetzen sind, ist hier: </w:t>
      </w:r>
      <w:hyperlink r:id="rId103" w:history="1">
        <w:r w:rsidRPr="00F17361">
          <w:rPr>
            <w:rStyle w:val="Hyperlink"/>
            <w:lang w:eastAsia="de-DE"/>
          </w:rPr>
          <w:t>https://stackoverflow.com/questions/40269209/connecting-bot-framework-with-luis-which-appid-and-appkey-should-i-use</w:t>
        </w:r>
      </w:hyperlink>
    </w:p>
    <w:p w14:paraId="74F1A922" w14:textId="1874423D" w:rsidR="00C412E4" w:rsidRDefault="00997D12" w:rsidP="00725201">
      <w:pPr>
        <w:rPr>
          <w:lang w:eastAsia="de-DE"/>
        </w:rPr>
      </w:pPr>
      <w:r>
        <w:rPr>
          <w:lang w:eastAsia="de-DE"/>
        </w:rPr>
        <w:t>LUIS-Actions</w:t>
      </w:r>
    </w:p>
    <w:p w14:paraId="3F1DCF3D" w14:textId="75FD08B9" w:rsidR="00997D12" w:rsidRDefault="00997D12" w:rsidP="00725201">
      <w:pPr>
        <w:rPr>
          <w:lang w:eastAsia="de-DE"/>
        </w:rPr>
      </w:pPr>
      <w:r>
        <w:rPr>
          <w:lang w:eastAsia="de-DE"/>
        </w:rPr>
        <w:t xml:space="preserve">Luis-Actions erlauben es, an Intents verknüpfte Aktionen zu erstellen. S.A. </w:t>
      </w:r>
      <w:hyperlink r:id="rId104" w:history="1">
        <w:r w:rsidRPr="0080317E">
          <w:rPr>
            <w:rStyle w:val="Hyperlink"/>
            <w:lang w:eastAsia="de-DE"/>
          </w:rPr>
          <w:t>https://blog.botframework.com/2017/04/03/luis-action-binding-bot/</w:t>
        </w:r>
      </w:hyperlink>
    </w:p>
    <w:p w14:paraId="2CA8059F" w14:textId="5A3F793C" w:rsidR="00997D12" w:rsidRDefault="00997D12" w:rsidP="00725201">
      <w:pPr>
        <w:rPr>
          <w:lang w:eastAsia="de-DE"/>
        </w:rPr>
      </w:pPr>
      <w:r>
        <w:rPr>
          <w:lang w:eastAsia="de-DE"/>
        </w:rPr>
        <w:t>LUIS im Botframework</w:t>
      </w:r>
    </w:p>
    <w:p w14:paraId="501ACA03" w14:textId="415ED2B5" w:rsidR="00997D12" w:rsidRDefault="00646E0B" w:rsidP="00725201">
      <w:pPr>
        <w:rPr>
          <w:lang w:eastAsia="de-DE"/>
        </w:rPr>
      </w:pPr>
      <w:hyperlink r:id="rId105" w:anchor="language-understanding" w:history="1">
        <w:r w:rsidR="00997D12" w:rsidRPr="0080317E">
          <w:rPr>
            <w:rStyle w:val="Hyperlink"/>
            <w:lang w:eastAsia="de-DE"/>
          </w:rPr>
          <w:t>https://docs.microsoft.com/en-us/bot-framework/cognitive-services-bot-intelligence-overview#language-understanding</w:t>
        </w:r>
      </w:hyperlink>
    </w:p>
    <w:p w14:paraId="4841F62E" w14:textId="2BCB1FAB" w:rsidR="00997D12" w:rsidRDefault="00646E0B" w:rsidP="00725201">
      <w:pPr>
        <w:rPr>
          <w:lang w:eastAsia="de-DE"/>
        </w:rPr>
      </w:pPr>
      <w:hyperlink r:id="rId106" w:history="1">
        <w:r w:rsidR="00C46A28" w:rsidRPr="0080317E">
          <w:rPr>
            <w:rStyle w:val="Hyperlink"/>
            <w:lang w:eastAsia="de-DE"/>
          </w:rPr>
          <w:t>https://docs.microsoft.com/en-us/bot-framework/dotnet/bot-builder-dotnet-luis-dialogs</w:t>
        </w:r>
      </w:hyperlink>
    </w:p>
    <w:p w14:paraId="7522BC49" w14:textId="77777777" w:rsidR="00C46A28" w:rsidRDefault="00C46A28" w:rsidP="00725201">
      <w:pPr>
        <w:rPr>
          <w:lang w:eastAsia="de-DE"/>
        </w:rPr>
      </w:pPr>
    </w:p>
    <w:p w14:paraId="5DD67BB7" w14:textId="52636C09" w:rsidR="00DD7BDC" w:rsidRDefault="00C65825" w:rsidP="00725201">
      <w:pPr>
        <w:rPr>
          <w:lang w:eastAsia="de-DE"/>
        </w:rPr>
      </w:pPr>
      <w:r>
        <w:rPr>
          <w:lang w:eastAsia="de-DE"/>
        </w:rPr>
        <w:t>Alternativen zu Luis.ai</w:t>
      </w:r>
    </w:p>
    <w:p w14:paraId="4B346E36" w14:textId="77777777" w:rsidR="00C65825" w:rsidRDefault="00C65825" w:rsidP="00725201">
      <w:pPr>
        <w:rPr>
          <w:lang w:eastAsia="de-DE"/>
        </w:rPr>
      </w:pPr>
    </w:p>
    <w:p w14:paraId="4C5A3094" w14:textId="72917C88" w:rsidR="00C65825" w:rsidRDefault="00646E0B" w:rsidP="00725201">
      <w:pPr>
        <w:rPr>
          <w:lang w:eastAsia="de-DE"/>
        </w:rPr>
      </w:pPr>
      <w:hyperlink r:id="rId107" w:history="1">
        <w:r w:rsidR="00C65825" w:rsidRPr="00E01248">
          <w:rPr>
            <w:rStyle w:val="Hyperlink"/>
            <w:lang w:eastAsia="de-DE"/>
          </w:rPr>
          <w:t>https://medium.com/@abraham.kang/understanding-the-differences-between-alexa-api-ai-wit-ai-and-luis-cortana-2404ece0977c</w:t>
        </w:r>
      </w:hyperlink>
    </w:p>
    <w:p w14:paraId="420B78C7" w14:textId="7C0E3639" w:rsidR="00C65825" w:rsidRDefault="00646E0B" w:rsidP="00725201">
      <w:pPr>
        <w:rPr>
          <w:lang w:eastAsia="de-DE"/>
        </w:rPr>
      </w:pPr>
      <w:hyperlink r:id="rId108" w:history="1">
        <w:r w:rsidR="00B81BF3" w:rsidRPr="004977BD">
          <w:rPr>
            <w:rStyle w:val="Hyperlink"/>
            <w:lang w:eastAsia="de-DE"/>
          </w:rPr>
          <w:t>https://recast.ai/blog/build-your-first-bot-with-recast-ai/</w:t>
        </w:r>
      </w:hyperlink>
    </w:p>
    <w:p w14:paraId="79891724" w14:textId="77777777" w:rsidR="00B81BF3" w:rsidRDefault="00B81BF3" w:rsidP="00725201">
      <w:pPr>
        <w:rPr>
          <w:lang w:eastAsia="de-DE"/>
        </w:rPr>
      </w:pPr>
    </w:p>
    <w:p w14:paraId="7017FC65" w14:textId="63C32B81" w:rsidR="0051508B" w:rsidRDefault="007D385B" w:rsidP="007D385B">
      <w:pPr>
        <w:pStyle w:val="berschrift2"/>
        <w:rPr>
          <w:lang w:eastAsia="de-DE"/>
        </w:rPr>
      </w:pPr>
      <w:bookmarkStart w:id="56" w:name="_Toc503371386"/>
      <w:r>
        <w:rPr>
          <w:lang w:eastAsia="de-DE"/>
        </w:rPr>
        <w:t>XAML – die GUI</w:t>
      </w:r>
      <w:bookmarkEnd w:id="56"/>
    </w:p>
    <w:p w14:paraId="51B4919A" w14:textId="2479FBD9" w:rsidR="007D385B" w:rsidRDefault="007D385B" w:rsidP="00725201">
      <w:pPr>
        <w:rPr>
          <w:lang w:eastAsia="de-DE"/>
        </w:rPr>
      </w:pPr>
      <w:r>
        <w:rPr>
          <w:lang w:eastAsia="de-DE"/>
        </w:rPr>
        <w:t>Die unterschiedlichen Bildschirmgrößen (z.B. Tablet width 650 pixel, D</w:t>
      </w:r>
      <w:r w:rsidR="008325EF">
        <w:rPr>
          <w:lang w:eastAsia="de-DE"/>
        </w:rPr>
        <w:t>eskop 1024 und Handy 240 Pixel B</w:t>
      </w:r>
      <w:r>
        <w:rPr>
          <w:lang w:eastAsia="de-DE"/>
        </w:rPr>
        <w:t>ildschirmbreite) führen dazu, dass das Layout auf verschiedene Größen optimiert werden sollte. Obschon es möglich ist für bestimmte Gerätefamilien Abfragen zu erstellen, ist der AdaptiveTrigger</w:t>
      </w:r>
      <w:r>
        <w:rPr>
          <w:rStyle w:val="Funotenzeichen"/>
          <w:lang w:eastAsia="de-DE"/>
        </w:rPr>
        <w:footnoteReference w:id="23"/>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bookmarkStart w:id="57" w:name="_Toc503371387"/>
      <w:r>
        <w:rPr>
          <w:lang w:eastAsia="de-DE"/>
        </w:rPr>
        <w:t>Lokalisation</w:t>
      </w:r>
      <w:bookmarkEnd w:id="57"/>
    </w:p>
    <w:p w14:paraId="3D441863" w14:textId="02ED7BB8" w:rsidR="008325EF" w:rsidRDefault="008325EF" w:rsidP="00725201">
      <w:pPr>
        <w:rPr>
          <w:lang w:eastAsia="de-DE"/>
        </w:rPr>
      </w:pPr>
      <w:r>
        <w:rPr>
          <w:lang w:eastAsia="de-DE"/>
        </w:rPr>
        <w:t>Soll die App für mehrere Sprachen verfügbar sein, empfiehlt sich das Anlegen von String-Ressourcen-Dateien (.resx) und das Verweisen darauf. Dabei ist zu beachten, dass in XAML die Texte von Kontrollelementen folgend verknüpft werden</w:t>
      </w:r>
      <w:r w:rsidR="0018349A">
        <w:rPr>
          <w:rStyle w:val="Funotenzeichen"/>
          <w:lang w:eastAsia="de-DE"/>
        </w:rPr>
        <w:footnoteReference w:id="24"/>
      </w:r>
      <w:r>
        <w:rPr>
          <w:lang w:eastAsia="de-DE"/>
        </w:rPr>
        <w:t>:</w:t>
      </w:r>
    </w:p>
    <w:p w14:paraId="51670E8F" w14:textId="77777777" w:rsidR="008325EF" w:rsidRDefault="008325EF" w:rsidP="008325EF">
      <w:pPr>
        <w:pStyle w:val="HTMLVorformatiert"/>
        <w:rPr>
          <w:rStyle w:val="pln1"/>
          <w:shd w:val="clear" w:color="auto" w:fill="EFF0F1"/>
        </w:rPr>
      </w:pPr>
      <w:r>
        <w:rPr>
          <w:rStyle w:val="kwd1"/>
          <w:shd w:val="clear" w:color="auto" w:fill="EFF0F1"/>
        </w:rPr>
        <w:t>var</w:t>
      </w:r>
      <w:r>
        <w:rPr>
          <w:rStyle w:val="pln1"/>
          <w:shd w:val="clear" w:color="auto" w:fill="EFF0F1"/>
        </w:rPr>
        <w:t xml:space="preserve"> loader </w:t>
      </w:r>
      <w:r>
        <w:rPr>
          <w:rStyle w:val="pun1"/>
          <w:shd w:val="clear" w:color="auto" w:fill="EFF0F1"/>
        </w:rPr>
        <w:t>=</w:t>
      </w:r>
      <w:r>
        <w:rPr>
          <w:rStyle w:val="pln1"/>
          <w:shd w:val="clear" w:color="auto" w:fill="EFF0F1"/>
        </w:rPr>
        <w:t xml:space="preserve"> </w:t>
      </w:r>
      <w:r>
        <w:rPr>
          <w:rStyle w:val="kwd1"/>
          <w:shd w:val="clear" w:color="auto" w:fill="EFF0F1"/>
        </w:rPr>
        <w:t>new</w:t>
      </w:r>
      <w:r>
        <w:rPr>
          <w:rStyle w:val="pln1"/>
          <w:shd w:val="clear" w:color="auto" w:fill="EFF0F1"/>
        </w:rPr>
        <w:t xml:space="preserve"> </w:t>
      </w:r>
      <w:r>
        <w:rPr>
          <w:rStyle w:val="typ1"/>
          <w:shd w:val="clear" w:color="auto" w:fill="EFF0F1"/>
        </w:rPr>
        <w:t>ResourceLoader</w:t>
      </w:r>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r>
        <w:rPr>
          <w:rStyle w:val="kwd1"/>
          <w:shd w:val="clear" w:color="auto" w:fill="EFF0F1"/>
        </w:rPr>
        <w:t>var</w:t>
      </w:r>
      <w:r>
        <w:rPr>
          <w:rStyle w:val="pln1"/>
          <w:shd w:val="clear" w:color="auto" w:fill="EFF0F1"/>
        </w:rPr>
        <w:t xml:space="preserve"> resourceString </w:t>
      </w:r>
      <w:r>
        <w:rPr>
          <w:rStyle w:val="pun1"/>
          <w:shd w:val="clear" w:color="auto" w:fill="EFF0F1"/>
        </w:rPr>
        <w:t>=</w:t>
      </w:r>
      <w:r>
        <w:rPr>
          <w:rStyle w:val="pln1"/>
          <w:shd w:val="clear" w:color="auto" w:fill="EFF0F1"/>
        </w:rPr>
        <w:t xml:space="preserve"> loader</w:t>
      </w:r>
      <w:r>
        <w:rPr>
          <w:rStyle w:val="pun1"/>
          <w:shd w:val="clear" w:color="auto" w:fill="EFF0F1"/>
        </w:rPr>
        <w:t>.</w:t>
      </w:r>
      <w:r>
        <w:rPr>
          <w:rStyle w:val="typ1"/>
          <w:shd w:val="clear" w:color="auto" w:fill="EFF0F1"/>
        </w:rPr>
        <w:t>GetString</w:t>
      </w:r>
      <w:r>
        <w:rPr>
          <w:rStyle w:val="pun1"/>
          <w:shd w:val="clear" w:color="auto" w:fill="EFF0F1"/>
        </w:rPr>
        <w:t>(</w:t>
      </w:r>
      <w:r>
        <w:rPr>
          <w:rStyle w:val="str1"/>
          <w:shd w:val="clear" w:color="auto" w:fill="EFF0F1"/>
        </w:rPr>
        <w:t>"txt_ok"</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r>
        <w:rPr>
          <w:rStyle w:val="pln1"/>
          <w:shd w:val="clear" w:color="auto" w:fill="EFF0F1"/>
        </w:rPr>
        <w:t>txt</w:t>
      </w:r>
      <w:r>
        <w:rPr>
          <w:rStyle w:val="pun1"/>
          <w:shd w:val="clear" w:color="auto" w:fill="EFF0F1"/>
        </w:rPr>
        <w:t>.</w:t>
      </w:r>
      <w:r>
        <w:rPr>
          <w:rStyle w:val="typ1"/>
          <w:shd w:val="clear" w:color="auto" w:fill="EFF0F1"/>
        </w:rPr>
        <w:t>Text</w:t>
      </w:r>
      <w:r>
        <w:rPr>
          <w:rStyle w:val="pln1"/>
          <w:shd w:val="clear" w:color="auto" w:fill="EFF0F1"/>
        </w:rPr>
        <w:t xml:space="preserve"> </w:t>
      </w:r>
      <w:r>
        <w:rPr>
          <w:rStyle w:val="pun1"/>
          <w:shd w:val="clear" w:color="auto" w:fill="EFF0F1"/>
        </w:rPr>
        <w:t>=</w:t>
      </w:r>
      <w:r>
        <w:rPr>
          <w:rStyle w:val="pln1"/>
          <w:shd w:val="clear" w:color="auto" w:fill="EFF0F1"/>
        </w:rPr>
        <w:t xml:space="preserve"> resourceString</w:t>
      </w:r>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r w:rsidR="008325EF">
        <w:rPr>
          <w:rFonts w:ascii="Consolas" w:hAnsi="Consolas" w:cs="Courier New"/>
          <w:color w:val="242729"/>
          <w:sz w:val="20"/>
          <w:szCs w:val="20"/>
          <w:shd w:val="clear" w:color="auto" w:fill="EFF0F1"/>
        </w:rPr>
        <w:t>TextBlock</w:t>
      </w:r>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111"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bookmarkStart w:id="58" w:name="_Toc503371388"/>
      <w:r>
        <w:rPr>
          <w:lang w:eastAsia="de-DE"/>
        </w:rPr>
        <w:t>C# - Das Modell</w:t>
      </w:r>
      <w:bookmarkEnd w:id="58"/>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646E0B" w:rsidP="00725201">
      <w:pPr>
        <w:rPr>
          <w:lang w:eastAsia="de-DE"/>
        </w:rPr>
      </w:pPr>
      <w:hyperlink r:id="rId112"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33DA5719" w:rsidR="00A952D6" w:rsidRDefault="00B075AD" w:rsidP="00A952D6">
      <w:pPr>
        <w:pStyle w:val="berschrift2"/>
        <w:rPr>
          <w:lang w:eastAsia="de-DE"/>
        </w:rPr>
      </w:pPr>
      <w:bookmarkStart w:id="59" w:name="_Toc503371389"/>
      <w:r>
        <w:rPr>
          <w:lang w:eastAsia="de-DE"/>
        </w:rPr>
        <w:t>HTTP</w:t>
      </w:r>
      <w:r w:rsidR="00A952D6">
        <w:rPr>
          <w:lang w:eastAsia="de-DE"/>
        </w:rPr>
        <w:t xml:space="preserve"> – Die Verbindung nach draußen</w:t>
      </w:r>
      <w:bookmarkEnd w:id="59"/>
    </w:p>
    <w:p w14:paraId="7A9F8AC6" w14:textId="559BCE48" w:rsidR="00A952D6" w:rsidRDefault="00A952D6" w:rsidP="00A952D6">
      <w:pPr>
        <w:rPr>
          <w:lang w:eastAsia="de-DE"/>
        </w:rPr>
      </w:pPr>
    </w:p>
    <w:p w14:paraId="0F41572D" w14:textId="63E88303" w:rsidR="00386CE9" w:rsidRDefault="00A952D6" w:rsidP="00A952D6">
      <w:pPr>
        <w:rPr>
          <w:lang w:eastAsia="de-DE"/>
        </w:rPr>
      </w:pPr>
      <w:r>
        <w:rPr>
          <w:lang w:eastAsia="de-DE"/>
        </w:rPr>
        <w:t xml:space="preserve">Über StreamSockets lässt sich </w:t>
      </w:r>
      <w:r w:rsidR="00386CE9">
        <w:rPr>
          <w:lang w:eastAsia="de-DE"/>
        </w:rPr>
        <w:t xml:space="preserve">theoretisch </w:t>
      </w:r>
      <w:r>
        <w:rPr>
          <w:lang w:eastAsia="de-DE"/>
        </w:rPr>
        <w:t xml:space="preserve">eine Verbindung mit SSL herstellen. Die </w:t>
      </w:r>
      <w:commentRangeStart w:id="60"/>
      <w:r>
        <w:rPr>
          <w:lang w:eastAsia="de-DE"/>
        </w:rPr>
        <w:t xml:space="preserve">Baustein-Website ist </w:t>
      </w:r>
      <w:commentRangeEnd w:id="60"/>
      <w:r>
        <w:rPr>
          <w:rStyle w:val="Kommentarzeichen"/>
        </w:rPr>
        <w:commentReference w:id="60"/>
      </w:r>
      <w:r>
        <w:rPr>
          <w:lang w:eastAsia="de-DE"/>
        </w:rPr>
        <w:t>leider nur über http zu erreichen.</w:t>
      </w:r>
      <w:r w:rsidR="00386CE9">
        <w:rPr>
          <w:lang w:eastAsia="de-DE"/>
        </w:rPr>
        <w:t xml:space="preserve"> Der eigentliche Haken an SSL ist jedoch, dass es auf für mehrere Plattformen entwickelten Frameworks (also im sog. CrossplatformDeve</w:t>
      </w:r>
      <w:r w:rsidR="0072103B">
        <w:rPr>
          <w:lang w:eastAsia="de-DE"/>
        </w:rPr>
        <w:t>lopment) nicht einsetzbar ist. Wie Tabelle 1 zeigt, gibt es z</w:t>
      </w:r>
      <w:r w:rsidR="00386CE9">
        <w:rPr>
          <w:lang w:eastAsia="de-DE"/>
        </w:rPr>
        <w:t xml:space="preserve">war gibt es 2 APIs die dafür den verbindungsaufbauenden HttpClient liefern, aber </w:t>
      </w:r>
      <w:r w:rsidR="0072103B">
        <w:rPr>
          <w:lang w:eastAsia="de-DE"/>
        </w:rPr>
        <w:t>nur der .Net-httpClient unterstützt SSL</w:t>
      </w:r>
      <w:r w:rsidR="00386CE9">
        <w:rPr>
          <w:lang w:eastAsia="de-DE"/>
        </w:rPr>
        <w:t>.</w:t>
      </w:r>
    </w:p>
    <w:p w14:paraId="41AB1445" w14:textId="587CB6F9" w:rsidR="0072103B" w:rsidRDefault="0072103B" w:rsidP="0072103B">
      <w:pPr>
        <w:pStyle w:val="Beschriftung"/>
        <w:keepNext/>
      </w:pPr>
      <w:r>
        <w:t xml:space="preserve">Tabelle </w:t>
      </w:r>
      <w:fldSimple w:instr=" SEQ Tabelle \* ARABIC ">
        <w:r>
          <w:rPr>
            <w:noProof/>
          </w:rPr>
          <w:t>1</w:t>
        </w:r>
      </w:fldSimple>
      <w:r>
        <w:t xml:space="preserve"> APIs zum Steuern und Verbinden mit Websiten in UWP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6"/>
        <w:gridCol w:w="3224"/>
        <w:gridCol w:w="2782"/>
      </w:tblGrid>
      <w:tr w:rsidR="00386CE9" w:rsidRPr="00386CE9" w14:paraId="0A779A97" w14:textId="77777777" w:rsidTr="00386CE9">
        <w:trPr>
          <w:tblCellSpacing w:w="15" w:type="dxa"/>
        </w:trPr>
        <w:tc>
          <w:tcPr>
            <w:tcW w:w="0" w:type="auto"/>
            <w:vAlign w:val="center"/>
            <w:hideMark/>
          </w:tcPr>
          <w:p w14:paraId="07A03FD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API</w:t>
            </w:r>
          </w:p>
        </w:tc>
        <w:tc>
          <w:tcPr>
            <w:tcW w:w="0" w:type="auto"/>
            <w:vAlign w:val="center"/>
            <w:hideMark/>
          </w:tcPr>
          <w:p w14:paraId="29BF0B61"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OS Versions</w:t>
            </w:r>
          </w:p>
        </w:tc>
        <w:tc>
          <w:tcPr>
            <w:tcW w:w="0" w:type="auto"/>
            <w:vAlign w:val="center"/>
            <w:hideMark/>
          </w:tcPr>
          <w:p w14:paraId="21245903"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Supported Languages</w:t>
            </w:r>
          </w:p>
        </w:tc>
      </w:tr>
      <w:tr w:rsidR="00386CE9" w:rsidRPr="00386CE9" w14:paraId="4953D1D7" w14:textId="77777777" w:rsidTr="00386CE9">
        <w:trPr>
          <w:tblCellSpacing w:w="15" w:type="dxa"/>
        </w:trPr>
        <w:tc>
          <w:tcPr>
            <w:tcW w:w="0" w:type="auto"/>
            <w:vAlign w:val="center"/>
            <w:hideMark/>
          </w:tcPr>
          <w:p w14:paraId="297245C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System.Net.Http.HttpClient</w:t>
            </w:r>
          </w:p>
        </w:tc>
        <w:tc>
          <w:tcPr>
            <w:tcW w:w="0" w:type="auto"/>
            <w:vAlign w:val="center"/>
            <w:hideMark/>
          </w:tcPr>
          <w:p w14:paraId="1FECDD75"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 Windows Phone 8 onwards</w:t>
            </w:r>
          </w:p>
        </w:tc>
        <w:tc>
          <w:tcPr>
            <w:tcW w:w="0" w:type="auto"/>
            <w:vAlign w:val="center"/>
            <w:hideMark/>
          </w:tcPr>
          <w:p w14:paraId="5CF8A160"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.NET languages only</w:t>
            </w:r>
          </w:p>
        </w:tc>
      </w:tr>
      <w:tr w:rsidR="00386CE9" w:rsidRPr="00386CE9" w14:paraId="3E1672EB" w14:textId="77777777" w:rsidTr="00386CE9">
        <w:trPr>
          <w:tblCellSpacing w:w="15" w:type="dxa"/>
        </w:trPr>
        <w:tc>
          <w:tcPr>
            <w:tcW w:w="0" w:type="auto"/>
            <w:vAlign w:val="center"/>
            <w:hideMark/>
          </w:tcPr>
          <w:p w14:paraId="2FA60983"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Windows.Web.Http.HttpClient</w:t>
            </w:r>
          </w:p>
        </w:tc>
        <w:tc>
          <w:tcPr>
            <w:tcW w:w="0" w:type="auto"/>
            <w:vAlign w:val="center"/>
            <w:hideMark/>
          </w:tcPr>
          <w:p w14:paraId="0FC7A95B"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 Windows Phone 8.1 onwards</w:t>
            </w:r>
          </w:p>
        </w:tc>
        <w:tc>
          <w:tcPr>
            <w:tcW w:w="0" w:type="auto"/>
            <w:vAlign w:val="center"/>
            <w:hideMark/>
          </w:tcPr>
          <w:p w14:paraId="79B8B576"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All Windows Store app languages</w:t>
            </w:r>
          </w:p>
        </w:tc>
      </w:tr>
    </w:tbl>
    <w:p w14:paraId="4EF94D38" w14:textId="6605A38E" w:rsidR="00386CE9" w:rsidRDefault="00386CE9" w:rsidP="00A952D6">
      <w:pPr>
        <w:rPr>
          <w:lang w:eastAsia="de-DE"/>
        </w:rPr>
      </w:pPr>
    </w:p>
    <w:p w14:paraId="01606DB5" w14:textId="2468BAAF" w:rsidR="0072103B" w:rsidRDefault="0072103B" w:rsidP="00A952D6">
      <w:pPr>
        <w:rPr>
          <w:lang w:eastAsia="de-DE"/>
        </w:rPr>
      </w:pPr>
      <w:r>
        <w:rPr>
          <w:lang w:eastAsia="de-DE"/>
        </w:rPr>
        <w:t xml:space="preserve">Quelle: </w:t>
      </w:r>
      <w:hyperlink r:id="rId113" w:history="1">
        <w:r w:rsidRPr="00A35BDC">
          <w:rPr>
            <w:rStyle w:val="Hyperlink"/>
            <w:lang w:eastAsia="de-DE"/>
          </w:rPr>
          <w:t>https://blogs.windows.com/buildingapps/2015/11/23/demystifying-httpclient-apis-in-the-universal-windows-platform/</w:t>
        </w:r>
      </w:hyperlink>
    </w:p>
    <w:p w14:paraId="54789B21" w14:textId="60CE83B2" w:rsidR="0072103B" w:rsidRDefault="0072103B" w:rsidP="00A952D6">
      <w:pPr>
        <w:rPr>
          <w:lang w:eastAsia="de-DE"/>
        </w:rPr>
      </w:pPr>
    </w:p>
    <w:p w14:paraId="6D9F1F60" w14:textId="77109534" w:rsidR="0072103B" w:rsidRDefault="0072103B" w:rsidP="00A952D6">
      <w:pPr>
        <w:rPr>
          <w:lang w:eastAsia="de-DE"/>
        </w:rPr>
      </w:pPr>
      <w:r>
        <w:rPr>
          <w:lang w:eastAsia="de-DE"/>
        </w:rPr>
        <w:t>In der ListenToMe-App wird die Web-API verwendet. Das bedeutet, dass sie Webverbindung ungesichert ist, aber dass die App portabel ist auf mehrere Plattformen. Die Abbildung zeigt einen Versuch eine https-Verbindung mit StreamSockets auf einer http-Seite aufzubauen.</w:t>
      </w:r>
    </w:p>
    <w:p w14:paraId="61E67267" w14:textId="77777777" w:rsidR="00A07BF5" w:rsidRDefault="00D66FAB" w:rsidP="00A07BF5">
      <w:pPr>
        <w:keepNext/>
      </w:pPr>
      <w:r>
        <w:rPr>
          <w:noProof/>
          <w:lang w:eastAsia="de-DE"/>
        </w:rPr>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853055"/>
                    </a:xfrm>
                    <a:prstGeom prst="rect">
                      <a:avLst/>
                    </a:prstGeom>
                  </pic:spPr>
                </pic:pic>
              </a:graphicData>
            </a:graphic>
          </wp:inline>
        </w:drawing>
      </w:r>
    </w:p>
    <w:p w14:paraId="49A6ECCA" w14:textId="22F15257" w:rsidR="00D66FAB" w:rsidRPr="00A952D6" w:rsidRDefault="00A07BF5" w:rsidP="00A07BF5">
      <w:pPr>
        <w:pStyle w:val="Beschriftung"/>
        <w:rPr>
          <w:lang w:eastAsia="de-DE"/>
        </w:rPr>
      </w:pPr>
      <w:r>
        <w:t xml:space="preserve">Abbildung </w:t>
      </w:r>
      <w:fldSimple w:instr=" SEQ Abbildung \* ARABIC ">
        <w:r w:rsidR="0008461B">
          <w:rPr>
            <w:noProof/>
          </w:rPr>
          <w:t>17</w:t>
        </w:r>
      </w:fldSimple>
      <w:r>
        <w:t>: Leider stützt bereits der Beispielcode ab</w:t>
      </w:r>
    </w:p>
    <w:p w14:paraId="7F912296" w14:textId="7CECDE16" w:rsidR="002F4CC5" w:rsidRDefault="002F4CC5" w:rsidP="00725201">
      <w:pPr>
        <w:rPr>
          <w:lang w:eastAsia="de-DE"/>
        </w:rPr>
      </w:pPr>
      <w:r>
        <w:rPr>
          <w:lang w:eastAsia="de-DE"/>
        </w:rPr>
        <w:lastRenderedPageBreak/>
        <w:t xml:space="preserve">Auch andere Leute haben sich mit diesem Problem schon auseinandergesetzt. </w:t>
      </w:r>
      <w:hyperlink r:id="rId115" w:history="1">
        <w:r w:rsidRPr="00A35BDC">
          <w:rPr>
            <w:rStyle w:val="Hyperlink"/>
            <w:lang w:eastAsia="de-DE"/>
          </w:rPr>
          <w:t>https://stackoverflow.com/questions/39237553/how-to-properly-establish-ssl-connection-from-uwp-app-to-webapi-using-httpclient</w:t>
        </w:r>
      </w:hyperlink>
    </w:p>
    <w:p w14:paraId="2610FE56" w14:textId="410414DD" w:rsidR="00B075AD" w:rsidRDefault="00B075AD" w:rsidP="00725201">
      <w:pPr>
        <w:rPr>
          <w:lang w:eastAsia="de-DE"/>
        </w:rPr>
      </w:pPr>
      <w:r>
        <w:rPr>
          <w:lang w:eastAsia="de-DE"/>
        </w:rPr>
        <w:t>Da eine WebView, ein Kontrollelement von UWP, das Webinhalte darstellt, nur über edge bzw. arbeitet, spezielle Bereiche der anzusteuernden Website aber nur auf Internet Explorer reagieren, ist lediglich eine Kommunikation mir der Formularwebsite, die über AngularJS aus PDFs generiert wird, möglich. Es gibt dazu jedoch vorteilshallber schon bereitgestellte JSON-Schnittstellen.</w:t>
      </w:r>
    </w:p>
    <w:p w14:paraId="54A12FD6" w14:textId="60034123" w:rsidR="00B075AD" w:rsidRDefault="00B075AD" w:rsidP="00725201">
      <w:pPr>
        <w:rPr>
          <w:lang w:eastAsia="de-DE"/>
        </w:rPr>
      </w:pPr>
      <w:r>
        <w:rPr>
          <w:lang w:eastAsia="de-DE"/>
        </w:rPr>
        <w:t>Mithilfe des httpClient ist es möglich aus der App heraus bestimmte Sessions und Authentifizierungsnotwendigkeiten zu realisieren.</w:t>
      </w:r>
    </w:p>
    <w:p w14:paraId="6ABBA430" w14:textId="774CDDCD" w:rsidR="00880323" w:rsidRDefault="00880323" w:rsidP="00880323">
      <w:pPr>
        <w:rPr>
          <w:lang w:eastAsia="de-DE"/>
        </w:rPr>
      </w:pPr>
    </w:p>
    <w:p w14:paraId="3B96B9E0" w14:textId="49F48599" w:rsidR="00880323" w:rsidRDefault="00880323" w:rsidP="00880323">
      <w:pPr>
        <w:rPr>
          <w:lang w:eastAsia="de-DE"/>
        </w:rPr>
      </w:pPr>
      <w:r>
        <w:rPr>
          <w:lang w:eastAsia="de-DE"/>
        </w:rPr>
        <w:t>HeadLess WebBrowser</w:t>
      </w:r>
    </w:p>
    <w:p w14:paraId="44B6193F" w14:textId="2D51C728" w:rsidR="00880323" w:rsidRDefault="00880323" w:rsidP="00880323">
      <w:pPr>
        <w:rPr>
          <w:lang w:eastAsia="de-DE"/>
        </w:rPr>
      </w:pPr>
      <w:r>
        <w:rPr>
          <w:lang w:eastAsia="de-DE"/>
        </w:rPr>
        <w:t>Im Net-Framework gibt es die Klasse WebBrowser. Net-Framework ist allerdings inkompatibel mit Net-Core (was von UWP-Apps verwendet wird). Andererseits ist ein WebBrowser notwendig um die Inhalte der Seite abzurufen, die dynamisch erstellt werden (wozu unter anderem die Labels gehören).</w:t>
      </w:r>
    </w:p>
    <w:p w14:paraId="16342D54" w14:textId="05BA6D62" w:rsidR="00880323" w:rsidRDefault="00880323" w:rsidP="00725201">
      <w:pPr>
        <w:rPr>
          <w:lang w:eastAsia="de-DE"/>
        </w:rPr>
      </w:pPr>
      <w:r>
        <w:rPr>
          <w:lang w:eastAsia="de-DE"/>
        </w:rPr>
        <w:t>Hintergrund: Die HTML-Tag-Inhalte, die die Formulare enthalten, sind aus pdfs mit angular js generierte HTML-Werte, die mittles javascript Funktionen aus JSON-Dateien die Beschriftungen generieren. Aus diesem Grunde ist es nötig das geladene HTML-Dokument zu untersuchen, nicht die HTML-Antwort. Da die Javascript-funktionen erst dann getriggert werden, wenn die Seite schon geladen ist, muss der Status des DOM-Baumes kontinuierlich abgefragt werden um den richtigen Zeitpunkt zu bestimmen. Siehe auch:</w:t>
      </w:r>
    </w:p>
    <w:p w14:paraId="5C02ED64" w14:textId="559E1205" w:rsidR="00880323" w:rsidRDefault="00646E0B" w:rsidP="00725201">
      <w:pPr>
        <w:rPr>
          <w:lang w:eastAsia="de-DE"/>
        </w:rPr>
      </w:pPr>
      <w:hyperlink r:id="rId116" w:history="1">
        <w:r w:rsidR="00880323" w:rsidRPr="0080317E">
          <w:rPr>
            <w:rStyle w:val="Hyperlink"/>
            <w:lang w:eastAsia="de-DE"/>
          </w:rPr>
          <w:t>https://stackoverflow.com/questions/20693266/c-sharp-webbrowser-how-can-i-wait-for-javascript-to-finish-running-that-runs-wh</w:t>
        </w:r>
      </w:hyperlink>
    </w:p>
    <w:p w14:paraId="3FE77D6A" w14:textId="0598015C" w:rsidR="00880323" w:rsidRDefault="00CE053C" w:rsidP="00725201">
      <w:pPr>
        <w:rPr>
          <w:lang w:eastAsia="de-DE"/>
        </w:rPr>
      </w:pPr>
      <w:r>
        <w:rPr>
          <w:lang w:eastAsia="de-DE"/>
        </w:rPr>
        <w:t>Spracherkennung in http-Websites:</w:t>
      </w:r>
    </w:p>
    <w:p w14:paraId="1BFE1120" w14:textId="77777777" w:rsidR="00CE053C" w:rsidRDefault="00646E0B" w:rsidP="00CE053C">
      <w:hyperlink r:id="rId117" w:history="1">
        <w:r w:rsidR="00CE053C">
          <w:rPr>
            <w:rStyle w:val="Hyperlink"/>
          </w:rPr>
          <w:t>https://www.heise.de/newsticker/meldung/Mozilla-Common-Voice-Sprachsteuerung-fuer-alle-und-ohne-Rueckgriff-auf-die-Cloud-3904454.html</w:t>
        </w:r>
      </w:hyperlink>
    </w:p>
    <w:p w14:paraId="3378DFE5" w14:textId="77777777" w:rsidR="00CE053C" w:rsidRDefault="00CE053C" w:rsidP="00725201">
      <w:pPr>
        <w:rPr>
          <w:lang w:eastAsia="de-DE"/>
        </w:rPr>
      </w:pPr>
    </w:p>
    <w:p w14:paraId="4B35AB83" w14:textId="77777777" w:rsidR="00CE053C" w:rsidRDefault="00CE053C" w:rsidP="00725201">
      <w:pPr>
        <w:rPr>
          <w:lang w:eastAsia="de-DE"/>
        </w:rPr>
      </w:pPr>
    </w:p>
    <w:p w14:paraId="1BB31A98" w14:textId="4620B83C" w:rsidR="00662F78" w:rsidRDefault="00662F78" w:rsidP="00CE053C">
      <w:pPr>
        <w:pStyle w:val="berschrift2"/>
        <w:rPr>
          <w:lang w:eastAsia="de-DE"/>
        </w:rPr>
      </w:pPr>
      <w:bookmarkStart w:id="61" w:name="_Toc503371390"/>
      <w:r>
        <w:rPr>
          <w:lang w:eastAsia="de-DE"/>
        </w:rPr>
        <w:t>DirectLine- die Verbindung nach innen</w:t>
      </w:r>
      <w:bookmarkEnd w:id="61"/>
    </w:p>
    <w:p w14:paraId="7048BBC6" w14:textId="04C92240" w:rsidR="00662F78" w:rsidRDefault="00662F78" w:rsidP="00725201">
      <w:pPr>
        <w:rPr>
          <w:lang w:eastAsia="de-DE"/>
        </w:rPr>
      </w:pPr>
      <w:r>
        <w:rPr>
          <w:lang w:eastAsia="de-DE"/>
        </w:rPr>
        <w:t>Damit die verschiedenen Komponenten (UWP-App und Bot) miteinander kommunizieren können, ist eine DirectLine Verbindung sinnvoll.</w:t>
      </w:r>
    </w:p>
    <w:p w14:paraId="33339A9D" w14:textId="5DBF36B3" w:rsidR="00CE053C" w:rsidRDefault="00CE053C" w:rsidP="00725201">
      <w:pPr>
        <w:rPr>
          <w:lang w:eastAsia="de-DE"/>
        </w:rPr>
      </w:pPr>
    </w:p>
    <w:p w14:paraId="40352E7E" w14:textId="6E79D745" w:rsidR="003334B9" w:rsidRPr="00725201" w:rsidRDefault="003334B9" w:rsidP="00725201">
      <w:pPr>
        <w:rPr>
          <w:lang w:eastAsia="de-DE"/>
        </w:rPr>
      </w:pPr>
    </w:p>
    <w:sectPr w:rsidR="003334B9"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Friederike Geissler" w:date="2017-09-05T08:55:00Z" w:initials="FG">
    <w:p w14:paraId="3DC0B692" w14:textId="636BEA7F" w:rsidR="00646E0B" w:rsidRDefault="00646E0B">
      <w:pPr>
        <w:pStyle w:val="Kommentartext"/>
      </w:pPr>
      <w:r>
        <w:rPr>
          <w:rStyle w:val="Kommentarzeichen"/>
        </w:rPr>
        <w:annotationRef/>
      </w:r>
      <w:r>
        <w:t>Die Grafik belegt weiterhin, dass die kleineren Anbieter auf dem Markt zunehmends seit 2009 verschwinden.</w:t>
      </w:r>
    </w:p>
  </w:comment>
  <w:comment w:id="7" w:author="Friederike Geissler" w:date="2017-09-04T13:56:00Z" w:initials="FG">
    <w:p w14:paraId="17E17810" w14:textId="77777777" w:rsidR="00646E0B" w:rsidRDefault="00646E0B" w:rsidP="008D55FA">
      <w:r>
        <w:rPr>
          <w:rStyle w:val="Kommentarzeichen"/>
        </w:rPr>
        <w:annotationRef/>
      </w:r>
      <w:r>
        <w:t>toDo Herausfinden, inwieweit Musiknoten erkannt werden und zur Steuerung geeignet sind</w:t>
      </w:r>
    </w:p>
    <w:p w14:paraId="3FC7B51C" w14:textId="77777777" w:rsidR="00646E0B" w:rsidRDefault="00646E0B">
      <w:pPr>
        <w:pStyle w:val="Kommentartext"/>
      </w:pPr>
    </w:p>
  </w:comment>
  <w:comment w:id="8" w:author="Friederike Geissler" w:date="2017-09-04T14:23:00Z" w:initials="FG">
    <w:p w14:paraId="6B7BCEF5" w14:textId="77777777" w:rsidR="00646E0B" w:rsidRDefault="00646E0B">
      <w:pPr>
        <w:pStyle w:val="Kommentartext"/>
      </w:pPr>
      <w:r>
        <w:rPr>
          <w:rStyle w:val="Kommentarzeichen"/>
        </w:rPr>
        <w:annotationRef/>
      </w:r>
      <w:r>
        <w:t>Handys haben weniger Hardware-Buttons. Das wird sehr kompliziert werden, für Blinde zu entwickeln. Vielleicht ist es leichter auf Vermittlungs-Apps zurückzugreifen. ToDo explore BeMyEyes, Screenreader</w:t>
      </w:r>
    </w:p>
  </w:comment>
  <w:comment w:id="10" w:author="Friederike Geissler" w:date="2017-09-04T16:00:00Z" w:initials="FG">
    <w:p w14:paraId="0A48F56B" w14:textId="2FBE884F" w:rsidR="00646E0B" w:rsidRDefault="00646E0B">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646E0B" w:rsidRDefault="00646E0B">
      <w:pPr>
        <w:pStyle w:val="Kommentartext"/>
      </w:pPr>
    </w:p>
  </w:comment>
  <w:comment w:id="12" w:author="Friederike Geissler" w:date="2017-11-09T09:33:00Z" w:initials="FG">
    <w:p w14:paraId="2A1867F0" w14:textId="076CA455" w:rsidR="00646E0B" w:rsidRDefault="00646E0B">
      <w:pPr>
        <w:pStyle w:val="Kommentartext"/>
      </w:pPr>
      <w:r>
        <w:rPr>
          <w:rStyle w:val="Kommentarzeichen"/>
        </w:rPr>
        <w:annotationRef/>
      </w:r>
      <w:r>
        <w:t>Bis 1000 anfragen/monat angeblich kostenlos. Aber man muss da aufpassen, für LUIs braucht man einen Schlüssel und im App Service Plan muss man die kostenlose Variante auswählen. Ich hatte da erst die default-Einstellung und habe 70€ im ersten Monat in &gt;Rechnung gestellt bekommen.</w:t>
      </w:r>
    </w:p>
  </w:comment>
  <w:comment w:id="16" w:author="Friederike Geissler" w:date="2017-09-06T15:22:00Z" w:initials="FG">
    <w:p w14:paraId="0F2E3D96" w14:textId="4A0E63DB" w:rsidR="00646E0B" w:rsidRDefault="00646E0B">
      <w:pPr>
        <w:pStyle w:val="Kommentartext"/>
      </w:pPr>
      <w:r>
        <w:rPr>
          <w:rStyle w:val="Kommentarzeichen"/>
        </w:rPr>
        <w:annotationRef/>
      </w:r>
      <w:r>
        <w:t>Das ist problematisch, denn dies lässt sich nur mit gültigem Azure Account (soweit ich es überblicke) anlegen. Preislich ist es bis 10.000 Transaktionen pro Monat kostenlos, dann 64Cent/1000Transaktionen</w:t>
      </w:r>
    </w:p>
  </w:comment>
  <w:comment w:id="17" w:author="Friederike Geissler" w:date="2017-09-06T11:20:00Z" w:initials="FG">
    <w:p w14:paraId="113CC961" w14:textId="637222B5" w:rsidR="00646E0B" w:rsidRDefault="00646E0B">
      <w:pPr>
        <w:pStyle w:val="Kommentartext"/>
      </w:pPr>
      <w:r>
        <w:rPr>
          <w:rStyle w:val="Kommentarzeichen"/>
        </w:rPr>
        <w:annotationRef/>
      </w:r>
      <w:r>
        <w:t>Mein Handy hat leider 4.3. ToDo klären, wie ich das gelöst bekomme.</w:t>
      </w:r>
    </w:p>
  </w:comment>
  <w:comment w:id="19" w:author="Friederike Geissler" w:date="2017-09-06T14:40:00Z" w:initials="FG">
    <w:p w14:paraId="4080F1BA" w14:textId="1C7DC764" w:rsidR="00646E0B" w:rsidRDefault="00646E0B">
      <w:pPr>
        <w:pStyle w:val="Kommentartext"/>
      </w:pPr>
      <w:r>
        <w:rPr>
          <w:rStyle w:val="Kommentarzeichen"/>
        </w:rPr>
        <w:annotationRef/>
      </w:r>
      <w:r>
        <w:t>Das scheint der Idealansatz für die FormularApp zu sein.</w:t>
      </w:r>
    </w:p>
  </w:comment>
  <w:comment w:id="20" w:author="Friederike Geissler" w:date="2017-09-06T14:44:00Z" w:initials="FG">
    <w:p w14:paraId="1DA969D3" w14:textId="135ADC20" w:rsidR="00646E0B" w:rsidRDefault="00646E0B">
      <w:pPr>
        <w:pStyle w:val="Kommentartext"/>
      </w:pPr>
      <w:r>
        <w:rPr>
          <w:rStyle w:val="Kommentarzeichen"/>
        </w:rPr>
        <w:annotationRef/>
      </w:r>
      <w:r>
        <w:t>toDo</w:t>
      </w:r>
    </w:p>
  </w:comment>
  <w:comment w:id="44" w:author="Friederike Geissler" w:date="2017-09-11T08:39:00Z" w:initials="FG">
    <w:p w14:paraId="398623BE" w14:textId="77777777" w:rsidR="00646E0B" w:rsidRDefault="00646E0B" w:rsidP="00734599">
      <w:r>
        <w:rPr>
          <w:rStyle w:val="Kommentarzeichen"/>
        </w:rPr>
        <w:annotationRef/>
      </w:r>
      <w:r>
        <w:t>Nö. Andere Dinge laufen da ebenfalls aus dem Ruder.</w:t>
      </w:r>
    </w:p>
    <w:p w14:paraId="6A15EFEF" w14:textId="77777777" w:rsidR="00646E0B" w:rsidRDefault="00646E0B" w:rsidP="00734599">
      <w:r>
        <w:t>Zum Beispiel die Projektreferenzen.</w:t>
      </w:r>
    </w:p>
    <w:p w14:paraId="66A2A1B4" w14:textId="77777777" w:rsidR="00646E0B" w:rsidRDefault="00646E0B" w:rsidP="00734599">
      <w:r>
        <w:t>Eigentlich sollte die UWP da auswählbar sein, ist sie aber nicht.</w:t>
      </w:r>
    </w:p>
    <w:p w14:paraId="084A6BB8" w14:textId="2A1317D6" w:rsidR="00646E0B" w:rsidRDefault="00646E0B">
      <w:pPr>
        <w:pStyle w:val="Kommentartext"/>
      </w:pPr>
    </w:p>
  </w:comment>
  <w:comment w:id="45" w:author="Friederike Geissler" w:date="2017-09-11T10:59:00Z" w:initials="FG">
    <w:p w14:paraId="2EC5ACB9" w14:textId="78AC151C" w:rsidR="00646E0B" w:rsidRDefault="00646E0B">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646E0B" w:rsidRDefault="00646E0B">
      <w:pPr>
        <w:pStyle w:val="Kommentartext"/>
      </w:pPr>
    </w:p>
  </w:comment>
  <w:comment w:id="47" w:author="Friederike Geissler" w:date="2017-09-11T12:16:00Z" w:initials="FG">
    <w:p w14:paraId="15C31812" w14:textId="42A8D5D0" w:rsidR="00646E0B" w:rsidRDefault="00646E0B">
      <w:pPr>
        <w:pStyle w:val="Kommentartext"/>
      </w:pPr>
      <w:r>
        <w:rPr>
          <w:rStyle w:val="Kommentarzeichen"/>
        </w:rPr>
        <w:annotationRef/>
      </w:r>
      <w:r>
        <w:t>Publisher-Suscriber Beziehung</w:t>
      </w:r>
    </w:p>
  </w:comment>
  <w:comment w:id="48" w:author="Friederike Geissler" w:date="2017-09-18T19:13:00Z" w:initials="FG">
    <w:p w14:paraId="07929169" w14:textId="090086F8" w:rsidR="00646E0B" w:rsidRDefault="00646E0B">
      <w:pPr>
        <w:pStyle w:val="Kommentartext"/>
      </w:pPr>
      <w:r>
        <w:rPr>
          <w:rStyle w:val="Kommentarzeichen"/>
        </w:rPr>
        <w:annotationRef/>
      </w:r>
      <w:r>
        <w:t xml:space="preserve">Hat bei mir noch nicht funktioniert, die Entwicklungsumgebung weigert sich da momentan noch eigene Eventhandler für TextChanged zu generieren. </w:t>
      </w:r>
      <w:r>
        <w:sym w:font="Wingdings" w:char="F04C"/>
      </w:r>
    </w:p>
  </w:comment>
  <w:comment w:id="50" w:author="Friederike Geissler" w:date="2017-10-26T16:05:00Z" w:initials="FG">
    <w:p w14:paraId="2B54F86F" w14:textId="1275D5B7" w:rsidR="00646E0B" w:rsidRDefault="00646E0B">
      <w:pPr>
        <w:pStyle w:val="Kommentartext"/>
      </w:pPr>
      <w:r>
        <w:rPr>
          <w:rStyle w:val="Kommentarzeichen"/>
        </w:rPr>
        <w:annotationRef/>
      </w:r>
      <w:r>
        <w:t>Und ich sage hier soll, denn das tut es bei mir bislang nicht.</w:t>
      </w:r>
    </w:p>
  </w:comment>
  <w:comment w:id="54" w:author="Friederike Geissler" w:date="2017-10-23T10:41:00Z" w:initials="FG">
    <w:p w14:paraId="35A3D182" w14:textId="77777777" w:rsidR="00646E0B" w:rsidRDefault="00646E0B" w:rsidP="00C47BB8">
      <w:pPr>
        <w:rPr>
          <w:lang w:eastAsia="de-DE"/>
        </w:rPr>
      </w:pPr>
      <w:r>
        <w:rPr>
          <w:rStyle w:val="Kommentarzeichen"/>
        </w:rPr>
        <w:annotationRef/>
      </w:r>
      <w:r>
        <w:rPr>
          <w:lang w:eastAsia="de-DE"/>
        </w:rPr>
        <w:t>TOdo: Beispielprojekt testen; erforschen, ob dies mit einem LUIS-Bot geht</w:t>
      </w:r>
    </w:p>
    <w:p w14:paraId="3F97C083" w14:textId="77777777" w:rsidR="00646E0B" w:rsidRDefault="00646E0B" w:rsidP="00C47BB8">
      <w:pPr>
        <w:rPr>
          <w:lang w:eastAsia="de-DE"/>
        </w:rPr>
      </w:pPr>
    </w:p>
    <w:p w14:paraId="105C43B1" w14:textId="129A1D9A" w:rsidR="00646E0B" w:rsidRDefault="00646E0B" w:rsidP="00C47BB8">
      <w:pPr>
        <w:rPr>
          <w:lang w:eastAsia="de-DE"/>
        </w:rPr>
      </w:pPr>
      <w:r>
        <w:rPr>
          <w:lang w:eastAsia="de-DE"/>
        </w:rPr>
        <w:t>Commenting myself: Voll dämlich. Natürlich funktionieren ohne Internetverbindung keine Commits zu github!</w:t>
      </w:r>
    </w:p>
  </w:comment>
  <w:comment w:id="55" w:author="Friederike Geissler" w:date="2017-11-08T09:59:00Z" w:initials="FG">
    <w:p w14:paraId="028024CF" w14:textId="2393AA12" w:rsidR="00646E0B" w:rsidRDefault="00646E0B">
      <w:pPr>
        <w:pStyle w:val="Kommentartext"/>
      </w:pPr>
      <w:r>
        <w:rPr>
          <w:rStyle w:val="Kommentarzeichen"/>
        </w:rPr>
        <w:annotationRef/>
      </w:r>
      <w:r w:rsidRPr="00DD7BDC">
        <w:t>0bf2361c687a4952a1b1c5e1e8718837</w:t>
      </w:r>
      <w:r>
        <w:t xml:space="preserve"> (EU)</w:t>
      </w:r>
    </w:p>
    <w:p w14:paraId="72F03A72" w14:textId="2F87D51D" w:rsidR="00646E0B" w:rsidRDefault="00646E0B">
      <w:pPr>
        <w:pStyle w:val="Kommentartext"/>
      </w:pPr>
      <w:r w:rsidRPr="00DD7BDC">
        <w:t>499b2f80014047168cf1e56b32fa7d41</w:t>
      </w:r>
      <w:r>
        <w:t xml:space="preserve"> (US,Ost)</w:t>
      </w:r>
    </w:p>
  </w:comment>
  <w:comment w:id="60" w:author="Friederike Geissler" w:date="2017-11-07T11:25:00Z" w:initials="FG">
    <w:p w14:paraId="4685A0CD" w14:textId="560C459B" w:rsidR="00646E0B" w:rsidRDefault="00646E0B">
      <w:pPr>
        <w:pStyle w:val="Kommentartext"/>
      </w:pPr>
      <w:r>
        <w:rPr>
          <w:rStyle w:val="Kommentarzeichen"/>
        </w:rPr>
        <w:annotationRef/>
      </w:r>
      <w:r>
        <w:t xml:space="preserve">toDo:Herausfinden,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C0B692" w15:done="0"/>
  <w15:commentEx w15:paraId="3FC7B51C" w15:done="0"/>
  <w15:commentEx w15:paraId="6B7BCEF5" w15:done="0"/>
  <w15:commentEx w15:paraId="5A3C1FFF" w15:done="0"/>
  <w15:commentEx w15:paraId="2A1867F0"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2A1867F0" w16cid:durableId="1DC8F412"/>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2B54F86F" w16cid:durableId="1DC8F41B"/>
  <w16cid:commentId w16cid:paraId="105C43B1" w16cid:durableId="1D99ECCD"/>
  <w16cid:commentId w16cid:paraId="72F03A72" w16cid:durableId="1DC8F41D"/>
  <w16cid:commentId w16cid:paraId="4685A0CD" w16cid:durableId="1DC8F4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A0697" w14:textId="77777777" w:rsidR="0008652F" w:rsidRDefault="0008652F" w:rsidP="00AB3600">
      <w:pPr>
        <w:spacing w:after="0" w:line="240" w:lineRule="auto"/>
      </w:pPr>
      <w:r>
        <w:separator/>
      </w:r>
    </w:p>
  </w:endnote>
  <w:endnote w:type="continuationSeparator" w:id="0">
    <w:p w14:paraId="63D324E9" w14:textId="77777777" w:rsidR="0008652F" w:rsidRDefault="0008652F"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67815" w14:textId="77777777" w:rsidR="0008652F" w:rsidRDefault="0008652F" w:rsidP="00AB3600">
      <w:pPr>
        <w:spacing w:after="0" w:line="240" w:lineRule="auto"/>
      </w:pPr>
      <w:r>
        <w:separator/>
      </w:r>
    </w:p>
  </w:footnote>
  <w:footnote w:type="continuationSeparator" w:id="0">
    <w:p w14:paraId="738B144B" w14:textId="77777777" w:rsidR="0008652F" w:rsidRDefault="0008652F" w:rsidP="00AB3600">
      <w:pPr>
        <w:spacing w:after="0" w:line="240" w:lineRule="auto"/>
      </w:pPr>
      <w:r>
        <w:continuationSeparator/>
      </w:r>
    </w:p>
  </w:footnote>
  <w:footnote w:id="1">
    <w:p w14:paraId="16A3A9ED" w14:textId="77777777" w:rsidR="00646E0B" w:rsidRDefault="00646E0B">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646E0B" w:rsidRDefault="00646E0B">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646E0B" w:rsidRDefault="00646E0B">
      <w:pPr>
        <w:pStyle w:val="Funotentext"/>
      </w:pPr>
      <w:r>
        <w:rPr>
          <w:rStyle w:val="Funotenzeichen"/>
        </w:rPr>
        <w:footnoteRef/>
      </w:r>
      <w:r>
        <w:t xml:space="preserve"> Vgl UWP Tutorial von Collin Blake, s.a. </w:t>
      </w:r>
      <w:r w:rsidRPr="0080660E">
        <w:t>https://www.youtube.com/watch?v=8lLJt0LkB3s&amp;list=PLi2hbezQRVS0cPMeW3uDlUHnO_rPvJCV9&amp;index=4</w:t>
      </w:r>
    </w:p>
  </w:footnote>
  <w:footnote w:id="4">
    <w:p w14:paraId="48CDC1A9" w14:textId="4A6412D7" w:rsidR="00646E0B" w:rsidRDefault="00646E0B">
      <w:pPr>
        <w:pStyle w:val="Funotentext"/>
      </w:pPr>
      <w:r>
        <w:rPr>
          <w:rStyle w:val="Funotenzeichen"/>
        </w:rPr>
        <w:footnoteRef/>
      </w:r>
      <w:r>
        <w:t xml:space="preserve"> Vgl. </w:t>
      </w:r>
      <w:r w:rsidRPr="00442DCA">
        <w:t>https://docs.microsoft.com/en-us/cortana/tutorials/setup-dev-env</w:t>
      </w:r>
    </w:p>
  </w:footnote>
  <w:footnote w:id="5">
    <w:p w14:paraId="6227A3DB" w14:textId="5429290C" w:rsidR="00646E0B" w:rsidRDefault="00646E0B">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646E0B" w:rsidRDefault="00646E0B">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0B9425E8" w14:textId="77777777" w:rsidR="00646E0B" w:rsidRDefault="00646E0B" w:rsidP="00FC448A">
      <w:r>
        <w:rPr>
          <w:rStyle w:val="Funotenzeichen"/>
        </w:rPr>
        <w:footnoteRef/>
      </w:r>
      <w:r>
        <w:t xml:space="preserve"> Vgl. </w:t>
      </w:r>
      <w:r w:rsidRPr="00FC448A">
        <w:t>https://docs.microsoft.com/en-us/bot-framework/dotnet/bot-builder-dotnet-add-rich-card-attachments</w:t>
      </w:r>
    </w:p>
    <w:p w14:paraId="4880B374" w14:textId="1FB55BEC" w:rsidR="00646E0B" w:rsidRDefault="00646E0B">
      <w:pPr>
        <w:pStyle w:val="Funotentext"/>
      </w:pPr>
    </w:p>
  </w:footnote>
  <w:footnote w:id="8">
    <w:p w14:paraId="7E9E58E3" w14:textId="34C6EA4B" w:rsidR="00646E0B" w:rsidRDefault="00646E0B">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Gesehen am 06.09.17</w:t>
      </w:r>
    </w:p>
  </w:footnote>
  <w:footnote w:id="9">
    <w:p w14:paraId="01D22A7A" w14:textId="619E30C7" w:rsidR="00646E0B" w:rsidRDefault="00646E0B">
      <w:pPr>
        <w:pStyle w:val="Funotentext"/>
      </w:pPr>
      <w:ins w:id="29" w:author="Friederike Geissler [2]" w:date="2018-01-10T18:20:00Z">
        <w:r>
          <w:rPr>
            <w:rStyle w:val="Funotenzeichen"/>
          </w:rPr>
          <w:footnoteRef/>
        </w:r>
        <w:r>
          <w:t xml:space="preserve"> Vgl</w:t>
        </w:r>
      </w:ins>
      <w:ins w:id="30" w:author="Friederike Geissler [2]" w:date="2018-01-10T18:21:00Z">
        <w:r>
          <w:t xml:space="preserve">. </w:t>
        </w:r>
        <w:r>
          <w:fldChar w:fldCharType="begin"/>
        </w:r>
        <w:r>
          <w:instrText xml:space="preserve"> HYPERLINK "</w:instrText>
        </w:r>
        <w:r w:rsidRPr="00C36396">
          <w:instrText>https://msdn.microsoft.com/de-de/library/mt228143.aspx</w:instrText>
        </w:r>
        <w:r>
          <w:instrText xml:space="preserve">" </w:instrText>
        </w:r>
        <w:r>
          <w:fldChar w:fldCharType="separate"/>
        </w:r>
        <w:r w:rsidRPr="00760524">
          <w:rPr>
            <w:rStyle w:val="Hyperlink"/>
          </w:rPr>
          <w:t>https://msdn.microsoft.com/de-de/library/mt228143.aspx</w:t>
        </w:r>
        <w:r>
          <w:fldChar w:fldCharType="end"/>
        </w:r>
        <w:r>
          <w:t xml:space="preserve"> Gesehen am 10.01.18</w:t>
        </w:r>
      </w:ins>
    </w:p>
  </w:footnote>
  <w:footnote w:id="10">
    <w:p w14:paraId="12F6B9E4" w14:textId="49625AC3" w:rsidR="00646E0B" w:rsidRDefault="00646E0B">
      <w:pPr>
        <w:pStyle w:val="Funotentext"/>
      </w:pPr>
      <w:ins w:id="36" w:author="Friederike Geissler [2]" w:date="2018-01-10T18:21:00Z">
        <w:r>
          <w:rPr>
            <w:rStyle w:val="Funotenzeichen"/>
          </w:rPr>
          <w:footnoteRef/>
        </w:r>
        <w:r>
          <w:t xml:space="preserve"> Vgl. </w:t>
        </w:r>
        <w:r>
          <w:fldChar w:fldCharType="begin"/>
        </w:r>
        <w:r>
          <w:instrText xml:space="preserve"> HYPERLINK "</w:instrText>
        </w:r>
        <w:r w:rsidRPr="00C36396">
          <w:instrText>https://blog.botframework.com/2017/10/19/debug-channel-locally-using-ngrok/</w:instrText>
        </w:r>
        <w:r>
          <w:instrText xml:space="preserve">" </w:instrText>
        </w:r>
        <w:r>
          <w:fldChar w:fldCharType="separate"/>
        </w:r>
        <w:r w:rsidRPr="00760524">
          <w:rPr>
            <w:rStyle w:val="Hyperlink"/>
          </w:rPr>
          <w:t>https://blog.botframework.com/2017/10/19/debug-channel-locally-using-ngrok/</w:t>
        </w:r>
        <w:r>
          <w:fldChar w:fldCharType="end"/>
        </w:r>
        <w:r>
          <w:t xml:space="preserve"> Gesehen am 10.01.2018</w:t>
        </w:r>
      </w:ins>
    </w:p>
  </w:footnote>
  <w:footnote w:id="11">
    <w:p w14:paraId="7207D7A9" w14:textId="6A769578" w:rsidR="00646E0B" w:rsidRDefault="00646E0B">
      <w:pPr>
        <w:pStyle w:val="Funotentext"/>
      </w:pPr>
      <w:r>
        <w:rPr>
          <w:rStyle w:val="Funotenzeichen"/>
        </w:rPr>
        <w:footnoteRef/>
      </w:r>
      <w:r>
        <w:t xml:space="preserve"> Vgl. </w:t>
      </w:r>
      <w:hyperlink r:id="rId6" w:history="1">
        <w:r w:rsidRPr="00E01248">
          <w:rPr>
            <w:rStyle w:val="Hyperlink"/>
          </w:rPr>
          <w:t>https://docs.microsoft.com/en-us/bot-framework/channel-connect-cortana</w:t>
        </w:r>
      </w:hyperlink>
      <w:r>
        <w:t xml:space="preserve"> Gesehen am 01.12.2017</w:t>
      </w:r>
    </w:p>
  </w:footnote>
  <w:footnote w:id="12">
    <w:p w14:paraId="243B0D30" w14:textId="06F18749" w:rsidR="00646E0B" w:rsidRDefault="00646E0B">
      <w:pPr>
        <w:pStyle w:val="Funotentext"/>
      </w:pPr>
      <w:r>
        <w:rPr>
          <w:rStyle w:val="Funotenzeichen"/>
        </w:rPr>
        <w:footnoteRef/>
      </w:r>
      <w:r>
        <w:t xml:space="preserve"> Vgl. Bot_Framework.pdf, S. 153</w:t>
      </w:r>
    </w:p>
  </w:footnote>
  <w:footnote w:id="13">
    <w:p w14:paraId="2AB8D9A7" w14:textId="77777777" w:rsidR="00646E0B" w:rsidRDefault="00646E0B" w:rsidP="00734599">
      <w:pPr>
        <w:pStyle w:val="Funotentext"/>
      </w:pPr>
      <w:r>
        <w:rPr>
          <w:rStyle w:val="Funotenzeichen"/>
        </w:rPr>
        <w:footnoteRef/>
      </w:r>
      <w:r>
        <w:t xml:space="preserve"> Vgl. </w:t>
      </w:r>
      <w:hyperlink r:id="rId7" w:history="1">
        <w:r w:rsidRPr="00FE1510">
          <w:rPr>
            <w:rStyle w:val="Hyperlink"/>
          </w:rPr>
          <w:t>https://docs.microsoft.com/en-us/cortana/voicecommands/voicecommand-design-guidelines</w:t>
        </w:r>
      </w:hyperlink>
      <w:r>
        <w:t xml:space="preserve"> </w:t>
      </w:r>
    </w:p>
  </w:footnote>
  <w:footnote w:id="14">
    <w:p w14:paraId="1082AAA5" w14:textId="77777777" w:rsidR="00646E0B" w:rsidRDefault="00646E0B" w:rsidP="00734599">
      <w:pPr>
        <w:pStyle w:val="Funotentext"/>
      </w:pPr>
      <w:r>
        <w:rPr>
          <w:rStyle w:val="Funotenzeichen"/>
        </w:rPr>
        <w:footnoteRef/>
      </w:r>
      <w:r>
        <w:t xml:space="preserve"> Vgl. </w:t>
      </w:r>
      <w:hyperlink r:id="rId8" w:history="1">
        <w:r w:rsidRPr="00FE1510">
          <w:rPr>
            <w:rStyle w:val="Hyperlink"/>
          </w:rPr>
          <w:t>https://developer.xamarin.com/guides/xamarin-forms/creating-mobile-apps-xamarin-forms/</w:t>
        </w:r>
      </w:hyperlink>
      <w:r>
        <w:t xml:space="preserve"> </w:t>
      </w:r>
    </w:p>
  </w:footnote>
  <w:footnote w:id="15">
    <w:p w14:paraId="6A110ACB" w14:textId="5653B031" w:rsidR="00646E0B" w:rsidRDefault="00646E0B">
      <w:pPr>
        <w:pStyle w:val="Funotentext"/>
      </w:pPr>
      <w:r>
        <w:rPr>
          <w:rStyle w:val="Funotenzeichen"/>
        </w:rPr>
        <w:footnoteRef/>
      </w:r>
      <w:r>
        <w:t xml:space="preserve">  </w:t>
      </w:r>
      <w:hyperlink r:id="rId9" w:history="1">
        <w:r w:rsidRPr="00C804F5">
          <w:rPr>
            <w:rStyle w:val="Hyperlink"/>
          </w:rPr>
          <w:t>https://docs.microsoft.com/de-de/windows/uwp/get-started/get-uwp-app-samples</w:t>
        </w:r>
      </w:hyperlink>
      <w:r>
        <w:t xml:space="preserve"> Gesehen am 11.09.17</w:t>
      </w:r>
    </w:p>
    <w:p w14:paraId="0095FF9B" w14:textId="77777777" w:rsidR="00646E0B" w:rsidRDefault="00646E0B">
      <w:pPr>
        <w:pStyle w:val="Funotentext"/>
      </w:pPr>
    </w:p>
  </w:footnote>
  <w:footnote w:id="16">
    <w:p w14:paraId="074285EA" w14:textId="12DD2769" w:rsidR="00646E0B" w:rsidRDefault="00646E0B">
      <w:pPr>
        <w:pStyle w:val="Funotentext"/>
      </w:pPr>
      <w:r>
        <w:rPr>
          <w:rStyle w:val="Funotenzeichen"/>
        </w:rPr>
        <w:footnoteRef/>
      </w:r>
      <w:r>
        <w:t xml:space="preserve"> Vgl. </w:t>
      </w:r>
      <w:hyperlink r:id="rId10" w:history="1">
        <w:r w:rsidRPr="00DB6FD8">
          <w:rPr>
            <w:rStyle w:val="Hyperlink"/>
          </w:rPr>
          <w:t>https://www.nuget.org/packages/WinRTXamlToolkit.UWP/</w:t>
        </w:r>
      </w:hyperlink>
      <w:r>
        <w:t xml:space="preserve"> </w:t>
      </w:r>
    </w:p>
  </w:footnote>
  <w:footnote w:id="17">
    <w:p w14:paraId="5B75B687" w14:textId="5E0C77FD" w:rsidR="00646E0B" w:rsidRDefault="00646E0B">
      <w:pPr>
        <w:pStyle w:val="Funotentext"/>
      </w:pPr>
      <w:r>
        <w:rPr>
          <w:rStyle w:val="Funotenzeichen"/>
        </w:rPr>
        <w:footnoteRef/>
      </w:r>
      <w:r>
        <w:t xml:space="preserve"> Vgl. </w:t>
      </w:r>
      <w:hyperlink r:id="rId11" w:history="1">
        <w:r w:rsidRPr="00DB6FD8">
          <w:rPr>
            <w:rStyle w:val="Hyperlink"/>
          </w:rPr>
          <w:t>https://github.com/xyzzer/WinRTXamlToolkit</w:t>
        </w:r>
      </w:hyperlink>
      <w:r>
        <w:t xml:space="preserve"> </w:t>
      </w:r>
    </w:p>
  </w:footnote>
  <w:footnote w:id="18">
    <w:p w14:paraId="2927A7A2" w14:textId="0F2F3C0B" w:rsidR="00646E0B" w:rsidRDefault="00646E0B">
      <w:pPr>
        <w:pStyle w:val="Funotentext"/>
      </w:pPr>
      <w:r>
        <w:rPr>
          <w:rStyle w:val="Funotenzeichen"/>
        </w:rPr>
        <w:footnoteRef/>
      </w:r>
      <w:r>
        <w:t xml:space="preserve"> Vgl. </w:t>
      </w:r>
      <w:hyperlink r:id="rId12" w:history="1">
        <w:r w:rsidRPr="007C120B">
          <w:rPr>
            <w:rStyle w:val="Hyperlink"/>
          </w:rPr>
          <w:t>https://msdn.microsoft.com/en-us/library/system.windows.controls.validationrule(v=vs.110).aspx</w:t>
        </w:r>
      </w:hyperlink>
    </w:p>
    <w:p w14:paraId="2F2BBC33" w14:textId="77777777" w:rsidR="00646E0B" w:rsidRDefault="00646E0B">
      <w:pPr>
        <w:pStyle w:val="Funotentext"/>
      </w:pPr>
    </w:p>
  </w:footnote>
  <w:footnote w:id="19">
    <w:p w14:paraId="0F35249C" w14:textId="38B8E0AD" w:rsidR="00646E0B" w:rsidRDefault="00646E0B" w:rsidP="00290AD5">
      <w:pPr>
        <w:pStyle w:val="Funotentext"/>
      </w:pPr>
      <w:r>
        <w:rPr>
          <w:rStyle w:val="Funotenzeichen"/>
        </w:rPr>
        <w:footnoteRef/>
      </w:r>
      <w:r>
        <w:t xml:space="preserve"> Vgl. </w:t>
      </w:r>
      <w:hyperlink r:id="rId13" w:history="1">
        <w:r w:rsidRPr="00AE44E6">
          <w:rPr>
            <w:rStyle w:val="Hyperlink"/>
            <w:lang w:eastAsia="de-DE"/>
          </w:rPr>
          <w:t>https://www.youtube.com/watch?v=ll9oo5RoX9o</w:t>
        </w:r>
      </w:hyperlink>
    </w:p>
  </w:footnote>
  <w:footnote w:id="20">
    <w:p w14:paraId="1AEC561F" w14:textId="4006A54A" w:rsidR="00646E0B" w:rsidRDefault="00646E0B">
      <w:pPr>
        <w:pStyle w:val="Funotentext"/>
      </w:pPr>
      <w:r>
        <w:rPr>
          <w:rStyle w:val="Funotenzeichen"/>
        </w:rPr>
        <w:footnoteRef/>
      </w:r>
      <w:r>
        <w:t xml:space="preserve"> Vgl. </w:t>
      </w:r>
      <w:hyperlink r:id="rId14" w:history="1">
        <w:r w:rsidRPr="00AE44E6">
          <w:rPr>
            <w:rStyle w:val="Hyperlink"/>
          </w:rPr>
          <w:t>https://docs.microsoft.com/en-us/cortana/reference/ssml</w:t>
        </w:r>
      </w:hyperlink>
      <w:r>
        <w:t xml:space="preserve"> </w:t>
      </w:r>
    </w:p>
  </w:footnote>
  <w:footnote w:id="21">
    <w:p w14:paraId="1EBD98DC" w14:textId="5C3EECA7" w:rsidR="00646E0B" w:rsidRDefault="00646E0B">
      <w:pPr>
        <w:pStyle w:val="Funotentext"/>
      </w:pPr>
      <w:r>
        <w:rPr>
          <w:rStyle w:val="Funotenzeichen"/>
        </w:rPr>
        <w:footnoteRef/>
      </w:r>
      <w:r>
        <w:t xml:space="preserve"> Vgl. </w:t>
      </w:r>
      <w:hyperlink r:id="rId15" w:history="1">
        <w:r w:rsidRPr="00A67F92">
          <w:rPr>
            <w:rStyle w:val="Hyperlink"/>
          </w:rPr>
          <w:t>https://docs.microsoft.com/en-us/cortana/voicecommands/launch-a-background-app-with-voice-commands-in-cortana</w:t>
        </w:r>
      </w:hyperlink>
    </w:p>
    <w:p w14:paraId="3C2B3EFE" w14:textId="77777777" w:rsidR="00646E0B" w:rsidRDefault="00646E0B">
      <w:pPr>
        <w:pStyle w:val="Funotentext"/>
      </w:pPr>
    </w:p>
  </w:footnote>
  <w:footnote w:id="22">
    <w:p w14:paraId="13549D3B" w14:textId="2D95D6FA" w:rsidR="00646E0B" w:rsidRDefault="00646E0B">
      <w:pPr>
        <w:pStyle w:val="Funotentext"/>
      </w:pPr>
      <w:r>
        <w:rPr>
          <w:rStyle w:val="Funotenzeichen"/>
        </w:rPr>
        <w:footnoteRef/>
      </w:r>
      <w:r>
        <w:t xml:space="preserve"> Vgl. </w:t>
      </w:r>
      <w:hyperlink r:id="rId16" w:history="1">
        <w:r w:rsidRPr="00206EAA">
          <w:rPr>
            <w:rStyle w:val="Hyperlink"/>
          </w:rPr>
          <w:t>http://www.c-sharpcorner.com/article/an-interactive-bot-application-with-luis-using-microsoft-bot/</w:t>
        </w:r>
      </w:hyperlink>
    </w:p>
  </w:footnote>
  <w:footnote w:id="23">
    <w:p w14:paraId="7493175C" w14:textId="63E191BC" w:rsidR="00646E0B" w:rsidRDefault="00646E0B">
      <w:pPr>
        <w:pStyle w:val="Funotentext"/>
      </w:pPr>
      <w:r>
        <w:rPr>
          <w:rStyle w:val="Funotenzeichen"/>
        </w:rPr>
        <w:footnoteRef/>
      </w:r>
      <w:r>
        <w:t xml:space="preserve"> Vgl. </w:t>
      </w:r>
      <w:hyperlink r:id="rId17" w:history="1">
        <w:r w:rsidRPr="00BF1A17">
          <w:rPr>
            <w:rStyle w:val="Hyperlink"/>
          </w:rPr>
          <w:t>https://www.captechconsulting.com/blogs/uwp-adaptive-layout-best-practices-part-i-adaptive-triggers</w:t>
        </w:r>
      </w:hyperlink>
      <w:r>
        <w:t xml:space="preserve"> </w:t>
      </w:r>
    </w:p>
  </w:footnote>
  <w:footnote w:id="24">
    <w:p w14:paraId="6BAFEB34" w14:textId="4E4DAF91" w:rsidR="00646E0B" w:rsidRDefault="00646E0B">
      <w:pPr>
        <w:pStyle w:val="Funotentext"/>
      </w:pPr>
      <w:r>
        <w:rPr>
          <w:rStyle w:val="Funotenzeichen"/>
        </w:rPr>
        <w:footnoteRef/>
      </w:r>
      <w:r>
        <w:t xml:space="preserve"> </w:t>
      </w:r>
      <w:hyperlink r:id="rId18"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iederike Geissler">
    <w15:presenceInfo w15:providerId="AD" w15:userId="S-1-5-21-1510325571-2385378985-1462535205-4352"/>
  </w15:person>
  <w15:person w15:author="Friederike Geissler [2]">
    <w15:presenceInfo w15:providerId="Windows Live" w15:userId="2ea831799c1285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en-US" w:vendorID="64" w:dllVersion="6" w:nlCheck="1" w:checkStyle="1"/>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EFA"/>
    <w:rsid w:val="00007847"/>
    <w:rsid w:val="00030A54"/>
    <w:rsid w:val="0004531B"/>
    <w:rsid w:val="00061A58"/>
    <w:rsid w:val="0008461B"/>
    <w:rsid w:val="0008652F"/>
    <w:rsid w:val="000A0975"/>
    <w:rsid w:val="000C48CC"/>
    <w:rsid w:val="000D4DD3"/>
    <w:rsid w:val="000D5731"/>
    <w:rsid w:val="000D6D8B"/>
    <w:rsid w:val="000D7666"/>
    <w:rsid w:val="000F097A"/>
    <w:rsid w:val="0011619D"/>
    <w:rsid w:val="00120E78"/>
    <w:rsid w:val="00126AF2"/>
    <w:rsid w:val="001276F8"/>
    <w:rsid w:val="00165941"/>
    <w:rsid w:val="0018349A"/>
    <w:rsid w:val="001A4684"/>
    <w:rsid w:val="001C1334"/>
    <w:rsid w:val="001C256D"/>
    <w:rsid w:val="00235C63"/>
    <w:rsid w:val="00237E6E"/>
    <w:rsid w:val="0025245C"/>
    <w:rsid w:val="0028075D"/>
    <w:rsid w:val="00290AD5"/>
    <w:rsid w:val="002957AF"/>
    <w:rsid w:val="002C4D8B"/>
    <w:rsid w:val="002D1649"/>
    <w:rsid w:val="002D3023"/>
    <w:rsid w:val="002F4CC5"/>
    <w:rsid w:val="003224AF"/>
    <w:rsid w:val="00330BE6"/>
    <w:rsid w:val="00332DA3"/>
    <w:rsid w:val="003334B9"/>
    <w:rsid w:val="00356189"/>
    <w:rsid w:val="00377DE7"/>
    <w:rsid w:val="00386CE9"/>
    <w:rsid w:val="0039603B"/>
    <w:rsid w:val="003A04E4"/>
    <w:rsid w:val="003C3608"/>
    <w:rsid w:val="003E7E31"/>
    <w:rsid w:val="003F633E"/>
    <w:rsid w:val="004105DE"/>
    <w:rsid w:val="00442DCA"/>
    <w:rsid w:val="004534D2"/>
    <w:rsid w:val="004539F0"/>
    <w:rsid w:val="00462869"/>
    <w:rsid w:val="004723F9"/>
    <w:rsid w:val="00491984"/>
    <w:rsid w:val="004C143A"/>
    <w:rsid w:val="004E6C24"/>
    <w:rsid w:val="004F218F"/>
    <w:rsid w:val="004F3942"/>
    <w:rsid w:val="005015E3"/>
    <w:rsid w:val="0051508B"/>
    <w:rsid w:val="00521260"/>
    <w:rsid w:val="005354AE"/>
    <w:rsid w:val="00561E82"/>
    <w:rsid w:val="00593229"/>
    <w:rsid w:val="005935C6"/>
    <w:rsid w:val="005B61AC"/>
    <w:rsid w:val="005C3AAB"/>
    <w:rsid w:val="005C6012"/>
    <w:rsid w:val="005E5C20"/>
    <w:rsid w:val="005F0D96"/>
    <w:rsid w:val="005F2334"/>
    <w:rsid w:val="00625C74"/>
    <w:rsid w:val="00636875"/>
    <w:rsid w:val="00646E0B"/>
    <w:rsid w:val="006557B2"/>
    <w:rsid w:val="0066036A"/>
    <w:rsid w:val="006619DE"/>
    <w:rsid w:val="00662F78"/>
    <w:rsid w:val="0070196B"/>
    <w:rsid w:val="0072103B"/>
    <w:rsid w:val="00725201"/>
    <w:rsid w:val="00727621"/>
    <w:rsid w:val="00734599"/>
    <w:rsid w:val="00757D10"/>
    <w:rsid w:val="00764FA8"/>
    <w:rsid w:val="00772611"/>
    <w:rsid w:val="007A41E1"/>
    <w:rsid w:val="007C0F2A"/>
    <w:rsid w:val="007D385B"/>
    <w:rsid w:val="007D622E"/>
    <w:rsid w:val="007E46B6"/>
    <w:rsid w:val="007F29A2"/>
    <w:rsid w:val="0080660E"/>
    <w:rsid w:val="00807419"/>
    <w:rsid w:val="00811642"/>
    <w:rsid w:val="008121B0"/>
    <w:rsid w:val="00814095"/>
    <w:rsid w:val="00824786"/>
    <w:rsid w:val="008325EF"/>
    <w:rsid w:val="00840E5D"/>
    <w:rsid w:val="00867A4C"/>
    <w:rsid w:val="00870352"/>
    <w:rsid w:val="00880323"/>
    <w:rsid w:val="008938FC"/>
    <w:rsid w:val="00894141"/>
    <w:rsid w:val="00896360"/>
    <w:rsid w:val="008A43B8"/>
    <w:rsid w:val="008D55FA"/>
    <w:rsid w:val="008E3647"/>
    <w:rsid w:val="008E716B"/>
    <w:rsid w:val="0093790E"/>
    <w:rsid w:val="00953DDF"/>
    <w:rsid w:val="00967FFA"/>
    <w:rsid w:val="00975CB4"/>
    <w:rsid w:val="00977F3B"/>
    <w:rsid w:val="00997D12"/>
    <w:rsid w:val="009B51FE"/>
    <w:rsid w:val="009E0BC6"/>
    <w:rsid w:val="00A07BF5"/>
    <w:rsid w:val="00A36FEE"/>
    <w:rsid w:val="00A46DBC"/>
    <w:rsid w:val="00A72381"/>
    <w:rsid w:val="00A940CE"/>
    <w:rsid w:val="00A952D6"/>
    <w:rsid w:val="00A96CEA"/>
    <w:rsid w:val="00AB21E5"/>
    <w:rsid w:val="00AB3600"/>
    <w:rsid w:val="00AC6C3B"/>
    <w:rsid w:val="00AF0A9A"/>
    <w:rsid w:val="00AF5BC0"/>
    <w:rsid w:val="00B075AD"/>
    <w:rsid w:val="00B258E0"/>
    <w:rsid w:val="00B34957"/>
    <w:rsid w:val="00B63585"/>
    <w:rsid w:val="00B64AE1"/>
    <w:rsid w:val="00B76FBB"/>
    <w:rsid w:val="00B81BF3"/>
    <w:rsid w:val="00BB7083"/>
    <w:rsid w:val="00BC3EA4"/>
    <w:rsid w:val="00BC5CDD"/>
    <w:rsid w:val="00BD23CB"/>
    <w:rsid w:val="00BD4EFA"/>
    <w:rsid w:val="00BF4A5A"/>
    <w:rsid w:val="00BF705C"/>
    <w:rsid w:val="00C34C2A"/>
    <w:rsid w:val="00C36396"/>
    <w:rsid w:val="00C412E4"/>
    <w:rsid w:val="00C46A28"/>
    <w:rsid w:val="00C47BB8"/>
    <w:rsid w:val="00C524BC"/>
    <w:rsid w:val="00C63134"/>
    <w:rsid w:val="00C65825"/>
    <w:rsid w:val="00C77D62"/>
    <w:rsid w:val="00C8506A"/>
    <w:rsid w:val="00CB0A75"/>
    <w:rsid w:val="00CE053C"/>
    <w:rsid w:val="00CE43BB"/>
    <w:rsid w:val="00D00A21"/>
    <w:rsid w:val="00D0283E"/>
    <w:rsid w:val="00D07FDC"/>
    <w:rsid w:val="00D156AC"/>
    <w:rsid w:val="00D548C1"/>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95249"/>
    <w:rsid w:val="00EB66D0"/>
    <w:rsid w:val="00EC570B"/>
    <w:rsid w:val="00EF09FC"/>
    <w:rsid w:val="00F41A3B"/>
    <w:rsid w:val="00F60787"/>
    <w:rsid w:val="00F70C46"/>
    <w:rsid w:val="00F75305"/>
    <w:rsid w:val="00FA22F7"/>
    <w:rsid w:val="00FA6D92"/>
    <w:rsid w:val="00FB07EC"/>
    <w:rsid w:val="00FB42CB"/>
    <w:rsid w:val="00FC2218"/>
    <w:rsid w:val="00FC448A"/>
    <w:rsid w:val="00FF3E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NichtaufgelsteErwhnung1">
    <w:name w:val="Nicht aufgelöste Erwähnung1"/>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 w:type="paragraph" w:styleId="Inhaltsverzeichnisberschrift">
    <w:name w:val="TOC Heading"/>
    <w:basedOn w:val="berschrift1"/>
    <w:next w:val="Standard"/>
    <w:uiPriority w:val="39"/>
    <w:unhideWhenUsed/>
    <w:qFormat/>
    <w:rsid w:val="00C36396"/>
    <w:pPr>
      <w:outlineLvl w:val="9"/>
    </w:pPr>
    <w:rPr>
      <w:lang w:eastAsia="de-DE"/>
    </w:rPr>
  </w:style>
  <w:style w:type="paragraph" w:styleId="Verzeichnis1">
    <w:name w:val="toc 1"/>
    <w:basedOn w:val="Standard"/>
    <w:next w:val="Standard"/>
    <w:autoRedefine/>
    <w:uiPriority w:val="39"/>
    <w:unhideWhenUsed/>
    <w:rsid w:val="00C36396"/>
    <w:pPr>
      <w:spacing w:after="100"/>
    </w:pPr>
  </w:style>
  <w:style w:type="paragraph" w:styleId="Verzeichnis2">
    <w:name w:val="toc 2"/>
    <w:basedOn w:val="Standard"/>
    <w:next w:val="Standard"/>
    <w:autoRedefine/>
    <w:uiPriority w:val="39"/>
    <w:unhideWhenUsed/>
    <w:rsid w:val="00C36396"/>
    <w:pPr>
      <w:spacing w:after="100"/>
      <w:ind w:left="220"/>
    </w:pPr>
  </w:style>
  <w:style w:type="paragraph" w:styleId="Verzeichnis3">
    <w:name w:val="toc 3"/>
    <w:basedOn w:val="Standard"/>
    <w:next w:val="Standard"/>
    <w:autoRedefine/>
    <w:uiPriority w:val="39"/>
    <w:unhideWhenUsed/>
    <w:rsid w:val="00C36396"/>
    <w:pPr>
      <w:spacing w:after="100"/>
      <w:ind w:left="440"/>
    </w:pPr>
  </w:style>
  <w:style w:type="character" w:styleId="NichtaufgelsteErwhnung">
    <w:name w:val="Unresolved Mention"/>
    <w:basedOn w:val="Absatz-Standardschriftart"/>
    <w:uiPriority w:val="99"/>
    <w:semiHidden/>
    <w:unhideWhenUsed/>
    <w:rsid w:val="00C363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174540021">
      <w:bodyDiv w:val="1"/>
      <w:marLeft w:val="0"/>
      <w:marRight w:val="0"/>
      <w:marTop w:val="0"/>
      <w:marBottom w:val="0"/>
      <w:divBdr>
        <w:top w:val="none" w:sz="0" w:space="0" w:color="auto"/>
        <w:left w:val="none" w:sz="0" w:space="0" w:color="auto"/>
        <w:bottom w:val="none" w:sz="0" w:space="0" w:color="auto"/>
        <w:right w:val="none" w:sz="0" w:space="0" w:color="auto"/>
      </w:divBdr>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550893">
      <w:bodyDiv w:val="1"/>
      <w:marLeft w:val="0"/>
      <w:marRight w:val="0"/>
      <w:marTop w:val="0"/>
      <w:marBottom w:val="0"/>
      <w:divBdr>
        <w:top w:val="none" w:sz="0" w:space="0" w:color="auto"/>
        <w:left w:val="none" w:sz="0" w:space="0" w:color="auto"/>
        <w:bottom w:val="none" w:sz="0" w:space="0" w:color="auto"/>
        <w:right w:val="none" w:sz="0" w:space="0" w:color="auto"/>
      </w:divBdr>
      <w:divsChild>
        <w:div w:id="1104305683">
          <w:marLeft w:val="0"/>
          <w:marRight w:val="0"/>
          <w:marTop w:val="0"/>
          <w:marBottom w:val="0"/>
          <w:divBdr>
            <w:top w:val="none" w:sz="0" w:space="0" w:color="auto"/>
            <w:left w:val="none" w:sz="0" w:space="0" w:color="auto"/>
            <w:bottom w:val="none" w:sz="0" w:space="0" w:color="auto"/>
            <w:right w:val="none" w:sz="0" w:space="0" w:color="auto"/>
          </w:divBdr>
          <w:divsChild>
            <w:div w:id="2139106222">
              <w:marLeft w:val="0"/>
              <w:marRight w:val="0"/>
              <w:marTop w:val="0"/>
              <w:marBottom w:val="0"/>
              <w:divBdr>
                <w:top w:val="none" w:sz="0" w:space="0" w:color="auto"/>
                <w:left w:val="none" w:sz="0" w:space="0" w:color="auto"/>
                <w:bottom w:val="none" w:sz="0" w:space="0" w:color="auto"/>
                <w:right w:val="none" w:sz="0" w:space="0" w:color="auto"/>
              </w:divBdr>
              <w:divsChild>
                <w:div w:id="1657493487">
                  <w:marLeft w:val="0"/>
                  <w:marRight w:val="0"/>
                  <w:marTop w:val="0"/>
                  <w:marBottom w:val="0"/>
                  <w:divBdr>
                    <w:top w:val="none" w:sz="0" w:space="0" w:color="auto"/>
                    <w:left w:val="none" w:sz="0" w:space="0" w:color="auto"/>
                    <w:bottom w:val="none" w:sz="0" w:space="0" w:color="auto"/>
                    <w:right w:val="none" w:sz="0" w:space="0" w:color="auto"/>
                  </w:divBdr>
                  <w:divsChild>
                    <w:div w:id="406610299">
                      <w:marLeft w:val="-225"/>
                      <w:marRight w:val="-225"/>
                      <w:marTop w:val="0"/>
                      <w:marBottom w:val="0"/>
                      <w:divBdr>
                        <w:top w:val="none" w:sz="0" w:space="0" w:color="auto"/>
                        <w:left w:val="none" w:sz="0" w:space="0" w:color="auto"/>
                        <w:bottom w:val="none" w:sz="0" w:space="0" w:color="auto"/>
                        <w:right w:val="none" w:sz="0" w:space="0" w:color="auto"/>
                      </w:divBdr>
                      <w:divsChild>
                        <w:div w:id="1582718373">
                          <w:marLeft w:val="0"/>
                          <w:marRight w:val="0"/>
                          <w:marTop w:val="0"/>
                          <w:marBottom w:val="0"/>
                          <w:divBdr>
                            <w:top w:val="none" w:sz="0" w:space="0" w:color="auto"/>
                            <w:left w:val="none" w:sz="0" w:space="0" w:color="auto"/>
                            <w:bottom w:val="none" w:sz="0" w:space="0" w:color="auto"/>
                            <w:right w:val="none" w:sz="0" w:space="0" w:color="auto"/>
                          </w:divBdr>
                          <w:divsChild>
                            <w:div w:id="1817795222">
                              <w:marLeft w:val="0"/>
                              <w:marRight w:val="0"/>
                              <w:marTop w:val="0"/>
                              <w:marBottom w:val="0"/>
                              <w:divBdr>
                                <w:top w:val="none" w:sz="0" w:space="0" w:color="auto"/>
                                <w:left w:val="none" w:sz="0" w:space="0" w:color="auto"/>
                                <w:bottom w:val="none" w:sz="0" w:space="0" w:color="auto"/>
                                <w:right w:val="none" w:sz="0" w:space="0" w:color="auto"/>
                              </w:divBdr>
                              <w:divsChild>
                                <w:div w:id="1912807155">
                                  <w:marLeft w:val="0"/>
                                  <w:marRight w:val="0"/>
                                  <w:marTop w:val="0"/>
                                  <w:marBottom w:val="0"/>
                                  <w:divBdr>
                                    <w:top w:val="none" w:sz="0" w:space="0" w:color="auto"/>
                                    <w:left w:val="none" w:sz="0" w:space="0" w:color="auto"/>
                                    <w:bottom w:val="none" w:sz="0" w:space="0" w:color="auto"/>
                                    <w:right w:val="none" w:sz="0" w:space="0" w:color="auto"/>
                                  </w:divBdr>
                                  <w:divsChild>
                                    <w:div w:id="811798866">
                                      <w:marLeft w:val="0"/>
                                      <w:marRight w:val="0"/>
                                      <w:marTop w:val="0"/>
                                      <w:marBottom w:val="0"/>
                                      <w:divBdr>
                                        <w:top w:val="none" w:sz="0" w:space="0" w:color="auto"/>
                                        <w:left w:val="none" w:sz="0" w:space="0" w:color="auto"/>
                                        <w:bottom w:val="none" w:sz="0" w:space="0" w:color="auto"/>
                                        <w:right w:val="none" w:sz="0" w:space="0" w:color="auto"/>
                                      </w:divBdr>
                                      <w:divsChild>
                                        <w:div w:id="1774468979">
                                          <w:marLeft w:val="0"/>
                                          <w:marRight w:val="0"/>
                                          <w:marTop w:val="0"/>
                                          <w:marBottom w:val="0"/>
                                          <w:divBdr>
                                            <w:top w:val="none" w:sz="0" w:space="0" w:color="auto"/>
                                            <w:left w:val="none" w:sz="0" w:space="0" w:color="auto"/>
                                            <w:bottom w:val="none" w:sz="0" w:space="0" w:color="auto"/>
                                            <w:right w:val="none" w:sz="0" w:space="0" w:color="auto"/>
                                          </w:divBdr>
                                          <w:divsChild>
                                            <w:div w:id="11363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4953809">
      <w:bodyDiv w:val="1"/>
      <w:marLeft w:val="0"/>
      <w:marRight w:val="0"/>
      <w:marTop w:val="0"/>
      <w:marBottom w:val="0"/>
      <w:divBdr>
        <w:top w:val="none" w:sz="0" w:space="0" w:color="auto"/>
        <w:left w:val="none" w:sz="0" w:space="0" w:color="auto"/>
        <w:bottom w:val="none" w:sz="0" w:space="0" w:color="auto"/>
        <w:right w:val="none" w:sz="0" w:space="0" w:color="auto"/>
      </w:divBdr>
      <w:divsChild>
        <w:div w:id="1634406632">
          <w:marLeft w:val="0"/>
          <w:marRight w:val="0"/>
          <w:marTop w:val="0"/>
          <w:marBottom w:val="0"/>
          <w:divBdr>
            <w:top w:val="none" w:sz="0" w:space="0" w:color="auto"/>
            <w:left w:val="none" w:sz="0" w:space="0" w:color="auto"/>
            <w:bottom w:val="none" w:sz="0" w:space="0" w:color="auto"/>
            <w:right w:val="none" w:sz="0" w:space="0" w:color="auto"/>
          </w:divBdr>
          <w:divsChild>
            <w:div w:id="1281690881">
              <w:marLeft w:val="0"/>
              <w:marRight w:val="0"/>
              <w:marTop w:val="0"/>
              <w:marBottom w:val="0"/>
              <w:divBdr>
                <w:top w:val="none" w:sz="0" w:space="0" w:color="auto"/>
                <w:left w:val="none" w:sz="0" w:space="0" w:color="auto"/>
                <w:bottom w:val="none" w:sz="0" w:space="0" w:color="auto"/>
                <w:right w:val="none" w:sz="0" w:space="0" w:color="auto"/>
              </w:divBdr>
              <w:divsChild>
                <w:div w:id="646470454">
                  <w:marLeft w:val="0"/>
                  <w:marRight w:val="0"/>
                  <w:marTop w:val="0"/>
                  <w:marBottom w:val="0"/>
                  <w:divBdr>
                    <w:top w:val="none" w:sz="0" w:space="0" w:color="auto"/>
                    <w:left w:val="none" w:sz="0" w:space="0" w:color="auto"/>
                    <w:bottom w:val="none" w:sz="0" w:space="0" w:color="auto"/>
                    <w:right w:val="none" w:sz="0" w:space="0" w:color="auto"/>
                  </w:divBdr>
                  <w:divsChild>
                    <w:div w:id="63335616">
                      <w:marLeft w:val="0"/>
                      <w:marRight w:val="0"/>
                      <w:marTop w:val="0"/>
                      <w:marBottom w:val="0"/>
                      <w:divBdr>
                        <w:top w:val="none" w:sz="0" w:space="0" w:color="auto"/>
                        <w:left w:val="none" w:sz="0" w:space="0" w:color="auto"/>
                        <w:bottom w:val="none" w:sz="0" w:space="0" w:color="auto"/>
                        <w:right w:val="none" w:sz="0" w:space="0" w:color="auto"/>
                      </w:divBdr>
                      <w:divsChild>
                        <w:div w:id="657924412">
                          <w:marLeft w:val="0"/>
                          <w:marRight w:val="0"/>
                          <w:marTop w:val="0"/>
                          <w:marBottom w:val="0"/>
                          <w:divBdr>
                            <w:top w:val="none" w:sz="0" w:space="0" w:color="auto"/>
                            <w:left w:val="none" w:sz="0" w:space="0" w:color="auto"/>
                            <w:bottom w:val="none" w:sz="0" w:space="0" w:color="auto"/>
                            <w:right w:val="none" w:sz="0" w:space="0" w:color="auto"/>
                          </w:divBdr>
                          <w:divsChild>
                            <w:div w:id="269313811">
                              <w:marLeft w:val="0"/>
                              <w:marRight w:val="0"/>
                              <w:marTop w:val="0"/>
                              <w:marBottom w:val="0"/>
                              <w:divBdr>
                                <w:top w:val="none" w:sz="0" w:space="0" w:color="auto"/>
                                <w:left w:val="none" w:sz="0" w:space="0" w:color="auto"/>
                                <w:bottom w:val="none" w:sz="0" w:space="0" w:color="auto"/>
                                <w:right w:val="none" w:sz="0" w:space="0" w:color="auto"/>
                              </w:divBdr>
                              <w:divsChild>
                                <w:div w:id="137927659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729325">
      <w:bodyDiv w:val="1"/>
      <w:marLeft w:val="0"/>
      <w:marRight w:val="0"/>
      <w:marTop w:val="0"/>
      <w:marBottom w:val="0"/>
      <w:divBdr>
        <w:top w:val="none" w:sz="0" w:space="0" w:color="auto"/>
        <w:left w:val="none" w:sz="0" w:space="0" w:color="auto"/>
        <w:bottom w:val="none" w:sz="0" w:space="0" w:color="auto"/>
        <w:right w:val="none" w:sz="0" w:space="0" w:color="auto"/>
      </w:divBdr>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8375">
      <w:bodyDiv w:val="1"/>
      <w:marLeft w:val="0"/>
      <w:marRight w:val="0"/>
      <w:marTop w:val="0"/>
      <w:marBottom w:val="0"/>
      <w:divBdr>
        <w:top w:val="none" w:sz="0" w:space="0" w:color="auto"/>
        <w:left w:val="none" w:sz="0" w:space="0" w:color="auto"/>
        <w:bottom w:val="none" w:sz="0" w:space="0" w:color="auto"/>
        <w:right w:val="none" w:sz="0" w:space="0" w:color="auto"/>
      </w:divBdr>
      <w:divsChild>
        <w:div w:id="228004854">
          <w:marLeft w:val="0"/>
          <w:marRight w:val="0"/>
          <w:marTop w:val="0"/>
          <w:marBottom w:val="0"/>
          <w:divBdr>
            <w:top w:val="none" w:sz="0" w:space="0" w:color="auto"/>
            <w:left w:val="none" w:sz="0" w:space="0" w:color="auto"/>
            <w:bottom w:val="none" w:sz="0" w:space="0" w:color="auto"/>
            <w:right w:val="none" w:sz="0" w:space="0" w:color="auto"/>
          </w:divBdr>
          <w:divsChild>
            <w:div w:id="113254509">
              <w:marLeft w:val="0"/>
              <w:marRight w:val="0"/>
              <w:marTop w:val="0"/>
              <w:marBottom w:val="0"/>
              <w:divBdr>
                <w:top w:val="none" w:sz="0" w:space="0" w:color="auto"/>
                <w:left w:val="none" w:sz="0" w:space="0" w:color="auto"/>
                <w:bottom w:val="none" w:sz="0" w:space="0" w:color="auto"/>
                <w:right w:val="none" w:sz="0" w:space="0" w:color="auto"/>
              </w:divBdr>
              <w:divsChild>
                <w:div w:id="917597282">
                  <w:marLeft w:val="0"/>
                  <w:marRight w:val="0"/>
                  <w:marTop w:val="0"/>
                  <w:marBottom w:val="0"/>
                  <w:divBdr>
                    <w:top w:val="none" w:sz="0" w:space="0" w:color="auto"/>
                    <w:left w:val="none" w:sz="0" w:space="0" w:color="auto"/>
                    <w:bottom w:val="none" w:sz="0" w:space="0" w:color="auto"/>
                    <w:right w:val="none" w:sz="0" w:space="0" w:color="auto"/>
                  </w:divBdr>
                  <w:divsChild>
                    <w:div w:id="1197432049">
                      <w:marLeft w:val="-225"/>
                      <w:marRight w:val="-225"/>
                      <w:marTop w:val="0"/>
                      <w:marBottom w:val="0"/>
                      <w:divBdr>
                        <w:top w:val="none" w:sz="0" w:space="0" w:color="auto"/>
                        <w:left w:val="none" w:sz="0" w:space="0" w:color="auto"/>
                        <w:bottom w:val="none" w:sz="0" w:space="0" w:color="auto"/>
                        <w:right w:val="none" w:sz="0" w:space="0" w:color="auto"/>
                      </w:divBdr>
                      <w:divsChild>
                        <w:div w:id="97600919">
                          <w:marLeft w:val="0"/>
                          <w:marRight w:val="0"/>
                          <w:marTop w:val="0"/>
                          <w:marBottom w:val="0"/>
                          <w:divBdr>
                            <w:top w:val="none" w:sz="0" w:space="0" w:color="auto"/>
                            <w:left w:val="none" w:sz="0" w:space="0" w:color="auto"/>
                            <w:bottom w:val="none" w:sz="0" w:space="0" w:color="auto"/>
                            <w:right w:val="none" w:sz="0" w:space="0" w:color="auto"/>
                          </w:divBdr>
                          <w:divsChild>
                            <w:div w:id="1969360413">
                              <w:marLeft w:val="0"/>
                              <w:marRight w:val="0"/>
                              <w:marTop w:val="0"/>
                              <w:marBottom w:val="0"/>
                              <w:divBdr>
                                <w:top w:val="none" w:sz="0" w:space="0" w:color="auto"/>
                                <w:left w:val="none" w:sz="0" w:space="0" w:color="auto"/>
                                <w:bottom w:val="none" w:sz="0" w:space="0" w:color="auto"/>
                                <w:right w:val="none" w:sz="0" w:space="0" w:color="auto"/>
                              </w:divBdr>
                              <w:divsChild>
                                <w:div w:id="1419794254">
                                  <w:marLeft w:val="0"/>
                                  <w:marRight w:val="0"/>
                                  <w:marTop w:val="0"/>
                                  <w:marBottom w:val="0"/>
                                  <w:divBdr>
                                    <w:top w:val="none" w:sz="0" w:space="0" w:color="auto"/>
                                    <w:left w:val="none" w:sz="0" w:space="0" w:color="auto"/>
                                    <w:bottom w:val="none" w:sz="0" w:space="0" w:color="auto"/>
                                    <w:right w:val="none" w:sz="0" w:space="0" w:color="auto"/>
                                  </w:divBdr>
                                  <w:divsChild>
                                    <w:div w:id="1322350856">
                                      <w:marLeft w:val="0"/>
                                      <w:marRight w:val="0"/>
                                      <w:marTop w:val="0"/>
                                      <w:marBottom w:val="0"/>
                                      <w:divBdr>
                                        <w:top w:val="none" w:sz="0" w:space="0" w:color="auto"/>
                                        <w:left w:val="none" w:sz="0" w:space="0" w:color="auto"/>
                                        <w:bottom w:val="none" w:sz="0" w:space="0" w:color="auto"/>
                                        <w:right w:val="none" w:sz="0" w:space="0" w:color="auto"/>
                                      </w:divBdr>
                                      <w:divsChild>
                                        <w:div w:id="1799371705">
                                          <w:marLeft w:val="0"/>
                                          <w:marRight w:val="0"/>
                                          <w:marTop w:val="0"/>
                                          <w:marBottom w:val="0"/>
                                          <w:divBdr>
                                            <w:top w:val="none" w:sz="0" w:space="0" w:color="auto"/>
                                            <w:left w:val="none" w:sz="0" w:space="0" w:color="auto"/>
                                            <w:bottom w:val="none" w:sz="0" w:space="0" w:color="auto"/>
                                            <w:right w:val="none" w:sz="0" w:space="0" w:color="auto"/>
                                          </w:divBdr>
                                          <w:divsChild>
                                            <w:div w:id="18677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www.heise.de/newsticker/meldung/Mozilla-Common-Voice-Sprachsteuerung-fuer-alle-und-ohne-Rueckgriff-auf-die-Cloud-3904454.html" TargetMode="External"/><Relationship Id="rId21" Type="http://schemas.openxmlformats.org/officeDocument/2006/relationships/hyperlink" Target="https://westus.dev.cognitive.microsoft.com/docs/services/5890b47c39e2bb17b84a55ff/operations/5890b47c39e2bb052c5b9c2f/console" TargetMode="External"/><Relationship Id="rId42" Type="http://schemas.openxmlformats.org/officeDocument/2006/relationships/hyperlink" Target="https://github.com/Microsoft/BotBuilder-Samples/tree/master/CSharp/core-BasicMultiDialog" TargetMode="External"/><Relationship Id="rId47" Type="http://schemas.openxmlformats.org/officeDocument/2006/relationships/image" Target="media/image19.png"/><Relationship Id="rId63" Type="http://schemas.openxmlformats.org/officeDocument/2006/relationships/hyperlink" Target="https://docs.microsoft.com/en-us/cortana/reference/contextual-info" TargetMode="External"/><Relationship Id="rId68" Type="http://schemas.openxmlformats.org/officeDocument/2006/relationships/hyperlink" Target="http://10.150.50.21/formularservice/formular/A_FOREX_ANTRAG_ESF_2/appl/d556026e-991d-11e7-9fb1-27c0f1da4ec4/" TargetMode="External"/><Relationship Id="rId84" Type="http://schemas.openxmlformats.org/officeDocument/2006/relationships/hyperlink" Target="http://10.150.50.21/formularservice/formular/A_FOREX_ANTRAG_ESF_2/appl/d556026e-991d-11e7-9fb1-27c0f1da4ec4/" TargetMode="External"/><Relationship Id="rId89" Type="http://schemas.openxmlformats.org/officeDocument/2006/relationships/hyperlink" Target="https://docs.microsoft.com/en-us/windows/uwp/controls-and-patterns/auto-suggest-box" TargetMode="External"/><Relationship Id="rId112" Type="http://schemas.openxmlformats.org/officeDocument/2006/relationships/hyperlink" Target="https://stackoverflow.com/questions/16375375/how-do-i-access-a-control-inside-a-xaml-datatemplate" TargetMode="External"/><Relationship Id="rId16" Type="http://schemas.openxmlformats.org/officeDocument/2006/relationships/image" Target="media/image2.png"/><Relationship Id="rId107" Type="http://schemas.openxmlformats.org/officeDocument/2006/relationships/hyperlink" Target="https://medium.com/@abraham.kang/understanding-the-differences-between-alexa-api-ai-wit-ai-and-luis-cortana-2404ece0977c" TargetMode="External"/><Relationship Id="rId11" Type="http://schemas.openxmlformats.org/officeDocument/2006/relationships/hyperlink" Target="https://www.statista.com/statistics/266136/global-market-share-held-by-smartphone-operating-systems/"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aihelpwebsite.com/Blog/EntryId/9/Introduction-To-Using-Dialogs-With-The-Microsoft-Bot-Framework" TargetMode="External"/><Relationship Id="rId53" Type="http://schemas.openxmlformats.org/officeDocument/2006/relationships/hyperlink" Target="https://msdn.microsoft.com/library/windows/apps/xaml/hh965324" TargetMode="External"/><Relationship Id="rId58" Type="http://schemas.openxmlformats.org/officeDocument/2006/relationships/image" Target="media/image25.png"/><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10.150.50.21/formularservice/formular/A_FOREX_ANTRAG_ESF_2/appl/d556026e-991d-11e7-9fb1-27c0f1da4ec4/" TargetMode="External"/><Relationship Id="rId79" Type="http://schemas.openxmlformats.org/officeDocument/2006/relationships/hyperlink" Target="http://10.150.50.21/formularservice/formular/A_FOREX_ANTRAG_ESF_2/appl/d556026e-991d-11e7-9fb1-27c0f1da4ec4/" TargetMode="External"/><Relationship Id="rId87" Type="http://schemas.openxmlformats.org/officeDocument/2006/relationships/image" Target="media/image28.png"/><Relationship Id="rId102"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110" Type="http://schemas.openxmlformats.org/officeDocument/2006/relationships/image" Target="media/image34.png"/><Relationship Id="rId115" Type="http://schemas.openxmlformats.org/officeDocument/2006/relationships/hyperlink" Target="https://stackoverflow.com/questions/39237553/how-to-properly-establish-ssl-connection-from-uwp-app-to-webapi-using-httpclient"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yperlink" Target="http://10.150.50.21/formularservice/formular/A_FOREX_ANTRAG_ESF_2/appl/d556026e-991d-11e7-9fb1-27c0f1da4ec4/" TargetMode="External"/><Relationship Id="rId90" Type="http://schemas.openxmlformats.org/officeDocument/2006/relationships/image" Target="media/image29.png"/><Relationship Id="rId95" Type="http://schemas.openxmlformats.org/officeDocument/2006/relationships/image" Target="media/image31.png"/><Relationship Id="rId19" Type="http://schemas.openxmlformats.org/officeDocument/2006/relationships/hyperlink" Target="https://docs.microsoft.com/de-de/azure/app-service-mobile/app-service-mobile-windows-store-dotnet-get-started" TargetMode="External"/><Relationship Id="rId14" Type="http://schemas.microsoft.com/office/2016/09/relationships/commentsIds" Target="commentsIds.xml"/><Relationship Id="rId22" Type="http://schemas.openxmlformats.org/officeDocument/2006/relationships/hyperlink" Target="https://docs.microsoft.com/en-us/azure/cognitive-services/luis/home"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azure.microsoft.com/en-us/services/app-service/web/" TargetMode="External"/><Relationship Id="rId43" Type="http://schemas.openxmlformats.org/officeDocument/2006/relationships/hyperlink" Target="https://stackoverflow.com/questions/47405970/calling-form-in-a-luis-based-bot?noredirect=1&amp;lq=1" TargetMode="Externa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hyperlink" Target="http://10.150.50.21/formularservice/formular/A_FOREX_ANTRAG_ESF_2/appl/d556026e-991d-11e7-9fb1-27c0f1da4ec4/" TargetMode="External"/><Relationship Id="rId100" Type="http://schemas.openxmlformats.org/officeDocument/2006/relationships/hyperlink" Target="https://blogs.windows.com/buildingapps/2016/10/31/the-internet-of-stranger-things-wall-part-1-introduction-and-remote-wiring/" TargetMode="External"/><Relationship Id="rId105" Type="http://schemas.openxmlformats.org/officeDocument/2006/relationships/hyperlink" Target="https://docs.microsoft.com/en-us/bot-framework/cognitive-services-bot-intelligence-overview" TargetMode="External"/><Relationship Id="rId113" Type="http://schemas.openxmlformats.org/officeDocument/2006/relationships/hyperlink" Target="https://blogs.windows.com/buildingapps/2015/11/23/demystifying-httpclient-apis-in-the-universal-windows-platform/" TargetMode="External"/><Relationship Id="rId118" Type="http://schemas.openxmlformats.org/officeDocument/2006/relationships/fontTable" Target="fontTable.xml"/><Relationship Id="rId8" Type="http://schemas.openxmlformats.org/officeDocument/2006/relationships/hyperlink" Target="http://blog.teamtreehouse.com/accepting-speech-input-html5-forms" TargetMode="External"/><Relationship Id="rId51" Type="http://schemas.openxmlformats.org/officeDocument/2006/relationships/hyperlink" Target="https://docs.microsoft.com/de-de/windows/uwp/input-and-devices/speech-interactions" TargetMode="External"/><Relationship Id="rId72" Type="http://schemas.openxmlformats.org/officeDocument/2006/relationships/hyperlink" Target="http://10.150.50.21/formularservice/formular/A_FOREX_ANTRAG_ESF_2/appl/d556026e-991d-11e7-9fb1-27c0f1da4ec4/" TargetMode="External"/><Relationship Id="rId80" Type="http://schemas.openxmlformats.org/officeDocument/2006/relationships/hyperlink" Target="http://10.150.50.21/formularservice/formular/A_FOREX_ANTRAG_ESF_2/appl/d556026e-991d-11e7-9fb1-27c0f1da4ec4/" TargetMode="External"/><Relationship Id="rId85" Type="http://schemas.openxmlformats.org/officeDocument/2006/relationships/hyperlink" Target="https://www.codeproject.com/articles/220519/numbers-or-characters-only-textbox-validation-in-c" TargetMode="External"/><Relationship Id="rId93" Type="http://schemas.openxmlformats.org/officeDocument/2006/relationships/hyperlink" Target="https://docs.microsoft.com/en-us/cortana/tutorials/bot-skills/teach-your-bot-to-speak" TargetMode="External"/><Relationship Id="rId98" Type="http://schemas.openxmlformats.org/officeDocument/2006/relationships/hyperlink" Target="http://metulev.com/meet-the-speech-platform-in-windows-10/?utm_source=Direct"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github.com/Microsoft/BotBuilder/issues/3461" TargetMode="External"/><Relationship Id="rId33" Type="http://schemas.openxmlformats.org/officeDocument/2006/relationships/hyperlink" Target="https://azure.microsoft.com/en-us/services/bot-service/" TargetMode="External"/><Relationship Id="rId38" Type="http://schemas.openxmlformats.org/officeDocument/2006/relationships/image" Target="media/image16.png"/><Relationship Id="rId46" Type="http://schemas.openxmlformats.org/officeDocument/2006/relationships/hyperlink" Target="https://github.com/Microsoft/BotBuilder-Samples/tree/master/CSharp/core-MultiDialogs" TargetMode="External"/><Relationship Id="rId59" Type="http://schemas.openxmlformats.org/officeDocument/2006/relationships/hyperlink" Target="https://docs.microsoft.com/en-us/cortana/voicecommands/launch-a-foreground-app-with-voice-commands-in-cortana" TargetMode="External"/><Relationship Id="rId67" Type="http://schemas.openxmlformats.org/officeDocument/2006/relationships/hyperlink" Target="http://10.150.50.21/formularservice/formular/A_FOREX_ANTRAG_ESF_2/appl/d556026e-991d-11e7-9fb1-27c0f1da4ec4/" TargetMode="External"/><Relationship Id="rId103" Type="http://schemas.openxmlformats.org/officeDocument/2006/relationships/hyperlink" Target="https://stackoverflow.com/questions/40269209/connecting-bot-framework-with-luis-which-appid-and-appkey-should-i-use" TargetMode="External"/><Relationship Id="rId108" Type="http://schemas.openxmlformats.org/officeDocument/2006/relationships/hyperlink" Target="https://recast.ai/blog/build-your-first-bot-with-recast-ai/" TargetMode="External"/><Relationship Id="rId116" Type="http://schemas.openxmlformats.org/officeDocument/2006/relationships/hyperlink" Target="https://stackoverflow.com/questions/20693266/c-sharp-webbrowser-how-can-i-wait-for-javascript-to-finish-running-that-runs-wh" TargetMode="Externa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hyperlink" Target="https://github.com/Microsoft/Windows-universal-samples/tree/master/Samples/SpeechRecognitionAndSynthesis" TargetMode="External"/><Relationship Id="rId62" Type="http://schemas.openxmlformats.org/officeDocument/2006/relationships/hyperlink" Target="https://stackoverflow.com/questions/18283255/how-to-implement-user-identity-name-in-global-asax-on-a-new-web-application" TargetMode="External"/><Relationship Id="rId70" Type="http://schemas.openxmlformats.org/officeDocument/2006/relationships/hyperlink" Target="http://10.150.50.21/formularservice/formular/A_FOREX_ANTRAG_ESF_2/appl/d556026e-991d-11e7-9fb1-27c0f1da4ec4/" TargetMode="External"/><Relationship Id="rId75" Type="http://schemas.openxmlformats.org/officeDocument/2006/relationships/hyperlink" Target="http://10.150.50.21/formularservice/formular/A_FOREX_ANTRAG_ESF_2/appl/d556026e-991d-11e7-9fb1-27c0f1da4ec4/" TargetMode="External"/><Relationship Id="rId83" Type="http://schemas.openxmlformats.org/officeDocument/2006/relationships/hyperlink" Target="http://10.150.50.21/formularservice/formular/A_FOREX_ANTRAG_ESF_2/appl/d556026e-991d-11e7-9fb1-27c0f1da4ec4/" TargetMode="External"/><Relationship Id="rId88" Type="http://schemas.openxmlformats.org/officeDocument/2006/relationships/hyperlink" Target="https://stackoverflow.com/questions/6087468/wpf-validation-of-textbox-what-should-the-binding-look-like" TargetMode="External"/><Relationship Id="rId91" Type="http://schemas.openxmlformats.org/officeDocument/2006/relationships/hyperlink" Target="https://www.youtube.com/watch?v=AqKwCZmv-ao" TargetMode="External"/><Relationship Id="rId96" Type="http://schemas.openxmlformats.org/officeDocument/2006/relationships/image" Target="media/image32.png"/><Relationship Id="rId111" Type="http://schemas.openxmlformats.org/officeDocument/2006/relationships/hyperlink" Target="https://docs.microsoft.com/en-us/windows/uwp/globalizing/use-global-ready-forma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4.png"/><Relationship Id="rId106" Type="http://schemas.openxmlformats.org/officeDocument/2006/relationships/hyperlink" Target="https://docs.microsoft.com/en-us/bot-framework/dotnet/bot-builder-dotnet-luis-dialogs" TargetMode="External"/><Relationship Id="rId114" Type="http://schemas.openxmlformats.org/officeDocument/2006/relationships/image" Target="media/image35.png"/><Relationship Id="rId119" Type="http://schemas.microsoft.com/office/2011/relationships/people" Target="people.xml"/><Relationship Id="rId10" Type="http://schemas.openxmlformats.org/officeDocument/2006/relationships/hyperlink" Target="https://www.robinosborne.co.uk/2016/12/19/connecting-alexa-to-a-botframework-chatbot/" TargetMode="External"/><Relationship Id="rId31" Type="http://schemas.openxmlformats.org/officeDocument/2006/relationships/image" Target="media/image12.png"/><Relationship Id="rId44" Type="http://schemas.openxmlformats.org/officeDocument/2006/relationships/hyperlink" Target="https://docs.microsoft.com/en-us/bot-framework/dotnet/bot-builder-dotnet-luis-dialogs" TargetMode="External"/><Relationship Id="rId52" Type="http://schemas.openxmlformats.org/officeDocument/2006/relationships/hyperlink" Target="https://msdn.microsoft.com/windows/uwp/globalizing/manage-language-and-region" TargetMode="External"/><Relationship Id="rId60" Type="http://schemas.openxmlformats.org/officeDocument/2006/relationships/hyperlink" Target="https://github.com/Microsoft/Windows-universal-samples/tree/master/Samples/CortanaVoiceCommand"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10.150.50.21/formularservice/formular/A_FOREX_ANTRAG_ESF_2/appl/d556026e-991d-11e7-9fb1-27c0f1da4ec4/" TargetMode="External"/><Relationship Id="rId78" Type="http://schemas.openxmlformats.org/officeDocument/2006/relationships/hyperlink" Target="http://10.150.50.21/formularservice/formular/A_FOREX_ANTRAG_ESF_2/appl/d556026e-991d-11e7-9fb1-27c0f1da4ec4/" TargetMode="External"/><Relationship Id="rId81" Type="http://schemas.openxmlformats.org/officeDocument/2006/relationships/hyperlink" Target="http://10.150.50.21/formularservice/formular/A_FOREX_ANTRAG_ESF_2/appl/d556026e-991d-11e7-9fb1-27c0f1da4ec4/" TargetMode="External"/><Relationship Id="rId86" Type="http://schemas.openxmlformats.org/officeDocument/2006/relationships/hyperlink" Target="http://www.statistik-portal.de/Statistik-Portal/gemeindeverz.asp" TargetMode="External"/><Relationship Id="rId94" Type="http://schemas.openxmlformats.org/officeDocument/2006/relationships/hyperlink" Target="http://proxy2.inndom.intern:3128" TargetMode="External"/><Relationship Id="rId99" Type="http://schemas.openxmlformats.org/officeDocument/2006/relationships/image" Target="media/image33.png"/><Relationship Id="rId101" Type="http://schemas.openxmlformats.org/officeDocument/2006/relationships/hyperlink" Target="https://docs.microsoft.com/en-us/azure/cognitive-services/luis/azureibizasubscription" TargetMode="Externa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hyperlink" Target="https://docs.microsoft.com/de-de/cortana/skills/get-started" TargetMode="External"/><Relationship Id="rId109" Type="http://schemas.openxmlformats.org/officeDocument/2006/relationships/hyperlink" Target="https://i.stack.imgur.com/khJRN.png" TargetMode="External"/><Relationship Id="rId34" Type="http://schemas.openxmlformats.org/officeDocument/2006/relationships/hyperlink" Target="https://azure.microsoft.com/en-us/services/functions/" TargetMode="External"/><Relationship Id="rId50" Type="http://schemas.openxmlformats.org/officeDocument/2006/relationships/image" Target="media/image22.png"/><Relationship Id="rId55" Type="http://schemas.openxmlformats.org/officeDocument/2006/relationships/hyperlink" Target="https://developer.xamarin.com/guides/xamarin-forms/platform-features/windows/installation/universal/" TargetMode="External"/><Relationship Id="rId76" Type="http://schemas.openxmlformats.org/officeDocument/2006/relationships/hyperlink" Target="http://10.150.50.21/formularservice/formular/A_FOREX_ANTRAG_ESF_2/appl/d556026e-991d-11e7-9fb1-27c0f1da4ec4/" TargetMode="External"/><Relationship Id="rId97" Type="http://schemas.openxmlformats.org/officeDocument/2006/relationships/hyperlink" Target="https://docs.microsoft.com/en-us/cortana/voicecommands/dynamically-modify-voice-command-definition-vcd-phrase-lists" TargetMode="External"/><Relationship Id="rId104" Type="http://schemas.openxmlformats.org/officeDocument/2006/relationships/hyperlink" Target="https://blog.botframework.com/2017/04/03/luis-action-binding-bot/"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10.150.50.21/formularservice/formular/A_FOREX_ANTRAG_ESF_2/appl/d556026e-991d-11e7-9fb1-27c0f1da4ec4/"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withmartin.net/how-visual-studios-component-model-cache-can-be-a-pain/"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eloper.xamarin.com/guides/xamarin-forms/creating-mobile-apps-xamarin-forms/" TargetMode="External"/><Relationship Id="rId13" Type="http://schemas.openxmlformats.org/officeDocument/2006/relationships/hyperlink" Target="https://www.youtube.com/watch?v=ll9oo5RoX9o" TargetMode="External"/><Relationship Id="rId18" Type="http://schemas.openxmlformats.org/officeDocument/2006/relationships/hyperlink" Target="https://stackoverflow.com/questions/36130859/access-resx-string-resource-within-xaml-layout-in-uwp"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ocs.microsoft.com/en-us/cortana/voicecommands/voicecommand-design-guidelines" TargetMode="External"/><Relationship Id="rId12" Type="http://schemas.openxmlformats.org/officeDocument/2006/relationships/hyperlink" Target="https://msdn.microsoft.com/en-us/library/system.windows.controls.validationrule(v=vs.110).aspx" TargetMode="External"/><Relationship Id="rId17" Type="http://schemas.openxmlformats.org/officeDocument/2006/relationships/hyperlink" Target="https://www.captechconsulting.com/blogs/uwp-adaptive-layout-best-practices-part-i-adaptive-triggers"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www.c-sharpcorner.com/article/an-interactive-bot-application-with-luis-using-microsoft-bot/"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bot-framework/channel-connect-cortana" TargetMode="External"/><Relationship Id="rId11" Type="http://schemas.openxmlformats.org/officeDocument/2006/relationships/hyperlink" Target="https://github.com/xyzzer/WinRTXamlToolkit"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s://docs.microsoft.com/en-us/cortana/voicecommands/launch-a-background-app-with-voice-commands-in-cortana" TargetMode="External"/><Relationship Id="rId10" Type="http://schemas.openxmlformats.org/officeDocument/2006/relationships/hyperlink" Target="https://www.nuget.org/packages/WinRTXamlToolkit.UWP/" TargetMode="External"/><Relationship Id="rId4" Type="http://schemas.openxmlformats.org/officeDocument/2006/relationships/hyperlink" Target="file:///I:/Temp/Friederike/Bot_Framework.pdf" TargetMode="External"/><Relationship Id="rId9" Type="http://schemas.openxmlformats.org/officeDocument/2006/relationships/hyperlink" Target="https://docs.microsoft.com/de-de/windows/uwp/get-started/get-uwp-app-samples" TargetMode="External"/><Relationship Id="rId14" Type="http://schemas.openxmlformats.org/officeDocument/2006/relationships/hyperlink" Target="https://docs.microsoft.com/en-us/cortana/reference/ss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86148-8E65-46D0-9FDF-BBBA44A89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7626</Words>
  <Characters>48045</Characters>
  <Application>Microsoft Office Word</Application>
  <DocSecurity>0</DocSecurity>
  <Lines>400</Lines>
  <Paragraphs>111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37</cp:revision>
  <dcterms:created xsi:type="dcterms:W3CDTF">2017-11-03T09:45:00Z</dcterms:created>
  <dcterms:modified xsi:type="dcterms:W3CDTF">2018-01-10T21:29:00Z</dcterms:modified>
</cp:coreProperties>
</file>